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9"/>
        <w:tblW w:w="8472" w:type="dxa"/>
        <w:tblLayout w:type="fixed"/>
        <w:tblLook w:val="04A0" w:firstRow="1" w:lastRow="0" w:firstColumn="1" w:lastColumn="0" w:noHBand="0" w:noVBand="1"/>
      </w:tblPr>
      <w:tblGrid>
        <w:gridCol w:w="1101"/>
        <w:gridCol w:w="1559"/>
        <w:gridCol w:w="5812"/>
      </w:tblGrid>
      <w:tr w:rsidR="00311DF3" w:rsidRPr="00112F85" w:rsidTr="00EB52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hideMark/>
          </w:tcPr>
          <w:p w:rsidR="00112F85" w:rsidRPr="00112F85" w:rsidRDefault="00311DF3" w:rsidP="00EB52D9">
            <w:pPr>
              <w:widowControl/>
              <w:jc w:val="center"/>
              <w:rPr>
                <w:rFonts w:cs="宋体"/>
                <w:kern w:val="0"/>
                <w:sz w:val="18"/>
                <w:szCs w:val="18"/>
              </w:rPr>
            </w:pPr>
            <w:r w:rsidRPr="00112F85">
              <w:rPr>
                <w:rFonts w:ascii="宋体" w:hAnsi="宋体" w:cs="宋体" w:hint="eastAsia"/>
                <w:kern w:val="0"/>
                <w:sz w:val="18"/>
                <w:szCs w:val="18"/>
              </w:rPr>
              <w:t>日期</w:t>
            </w:r>
          </w:p>
        </w:tc>
        <w:tc>
          <w:tcPr>
            <w:tcW w:w="1559" w:type="dxa"/>
            <w:hideMark/>
          </w:tcPr>
          <w:p w:rsidR="00112F85" w:rsidRPr="00112F85" w:rsidRDefault="00311DF3" w:rsidP="00EB52D9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宋体"/>
                <w:kern w:val="0"/>
                <w:sz w:val="18"/>
                <w:szCs w:val="18"/>
              </w:rPr>
            </w:pPr>
            <w:r w:rsidRPr="00112F85">
              <w:rPr>
                <w:rFonts w:ascii="宋体" w:hAnsi="宋体" w:cs="宋体" w:hint="eastAsia"/>
                <w:kern w:val="0"/>
                <w:sz w:val="18"/>
                <w:szCs w:val="18"/>
              </w:rPr>
              <w:t>创建者</w:t>
            </w:r>
          </w:p>
        </w:tc>
        <w:tc>
          <w:tcPr>
            <w:tcW w:w="5812" w:type="dxa"/>
            <w:hideMark/>
          </w:tcPr>
          <w:p w:rsidR="00112F85" w:rsidRPr="00112F85" w:rsidRDefault="00311DF3" w:rsidP="00EB52D9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宋体"/>
                <w:kern w:val="0"/>
                <w:sz w:val="18"/>
                <w:szCs w:val="18"/>
              </w:rPr>
            </w:pPr>
            <w:r w:rsidRPr="00112F85">
              <w:rPr>
                <w:rFonts w:ascii="宋体" w:hAnsi="宋体" w:cs="宋体" w:hint="eastAsia"/>
                <w:kern w:val="0"/>
                <w:sz w:val="18"/>
                <w:szCs w:val="18"/>
              </w:rPr>
              <w:t>修正内容</w:t>
            </w:r>
          </w:p>
        </w:tc>
      </w:tr>
      <w:tr w:rsidR="00311DF3" w:rsidRPr="00112F85" w:rsidTr="00EB52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112F85" w:rsidRPr="00112F85" w:rsidRDefault="00311DF3" w:rsidP="00EB52D9">
            <w:pPr>
              <w:widowControl/>
              <w:jc w:val="center"/>
              <w:rPr>
                <w:rFonts w:cs="宋体"/>
                <w:kern w:val="0"/>
                <w:sz w:val="18"/>
                <w:szCs w:val="18"/>
              </w:rPr>
            </w:pPr>
            <w:r>
              <w:rPr>
                <w:rFonts w:cs="宋体" w:hint="eastAsia"/>
                <w:kern w:val="0"/>
                <w:sz w:val="18"/>
                <w:szCs w:val="18"/>
              </w:rPr>
              <w:t>2014/05/08</w:t>
            </w:r>
          </w:p>
        </w:tc>
        <w:tc>
          <w:tcPr>
            <w:tcW w:w="1559" w:type="dxa"/>
          </w:tcPr>
          <w:p w:rsidR="00112F85" w:rsidRPr="00112F85" w:rsidRDefault="00311DF3" w:rsidP="00EB52D9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/>
                <w:kern w:val="0"/>
                <w:sz w:val="18"/>
                <w:szCs w:val="18"/>
              </w:rPr>
            </w:pPr>
            <w:r>
              <w:rPr>
                <w:rFonts w:cs="宋体" w:hint="eastAsia"/>
                <w:kern w:val="0"/>
                <w:sz w:val="18"/>
                <w:szCs w:val="18"/>
              </w:rPr>
              <w:t>陈天华</w:t>
            </w:r>
          </w:p>
        </w:tc>
        <w:tc>
          <w:tcPr>
            <w:tcW w:w="5812" w:type="dxa"/>
          </w:tcPr>
          <w:p w:rsidR="00112F85" w:rsidRPr="00112F85" w:rsidRDefault="00311DF3" w:rsidP="00EB52D9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/>
                <w:kern w:val="0"/>
                <w:sz w:val="18"/>
                <w:szCs w:val="18"/>
              </w:rPr>
            </w:pPr>
            <w:r>
              <w:rPr>
                <w:rFonts w:cs="宋体" w:hint="eastAsia"/>
                <w:kern w:val="0"/>
                <w:sz w:val="18"/>
                <w:szCs w:val="18"/>
              </w:rPr>
              <w:t>创建文档</w:t>
            </w:r>
          </w:p>
        </w:tc>
      </w:tr>
      <w:tr w:rsidR="00256E05" w:rsidRPr="00112F85" w:rsidTr="00D344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256E05" w:rsidRPr="00112F85" w:rsidRDefault="00256E05" w:rsidP="00D344D1">
            <w:pPr>
              <w:widowControl/>
              <w:jc w:val="center"/>
              <w:rPr>
                <w:rFonts w:cs="宋体"/>
                <w:kern w:val="0"/>
                <w:sz w:val="18"/>
                <w:szCs w:val="18"/>
              </w:rPr>
            </w:pPr>
            <w:r>
              <w:rPr>
                <w:rFonts w:cs="宋体"/>
                <w:kern w:val="0"/>
                <w:sz w:val="18"/>
                <w:szCs w:val="18"/>
              </w:rPr>
              <w:t>2014/</w:t>
            </w:r>
            <w:r>
              <w:rPr>
                <w:rFonts w:cs="宋体" w:hint="eastAsia"/>
                <w:kern w:val="0"/>
                <w:sz w:val="18"/>
                <w:szCs w:val="18"/>
              </w:rPr>
              <w:t>0</w:t>
            </w:r>
            <w:r>
              <w:rPr>
                <w:rFonts w:cs="宋体"/>
                <w:kern w:val="0"/>
                <w:sz w:val="18"/>
                <w:szCs w:val="18"/>
              </w:rPr>
              <w:t>5/</w:t>
            </w:r>
            <w:r>
              <w:rPr>
                <w:rFonts w:cs="宋体" w:hint="eastAsia"/>
                <w:kern w:val="0"/>
                <w:sz w:val="18"/>
                <w:szCs w:val="18"/>
              </w:rPr>
              <w:t>0</w:t>
            </w:r>
            <w:r>
              <w:rPr>
                <w:rFonts w:cs="宋体"/>
                <w:kern w:val="0"/>
                <w:sz w:val="18"/>
                <w:szCs w:val="18"/>
              </w:rPr>
              <w:t>9</w:t>
            </w:r>
          </w:p>
        </w:tc>
        <w:tc>
          <w:tcPr>
            <w:tcW w:w="1559" w:type="dxa"/>
          </w:tcPr>
          <w:p w:rsidR="00256E05" w:rsidRPr="00112F85" w:rsidRDefault="00256E05" w:rsidP="00D344D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/>
                <w:kern w:val="0"/>
                <w:sz w:val="18"/>
                <w:szCs w:val="18"/>
              </w:rPr>
            </w:pPr>
            <w:r>
              <w:rPr>
                <w:rFonts w:cs="宋体" w:hint="eastAsia"/>
                <w:kern w:val="0"/>
                <w:sz w:val="18"/>
                <w:szCs w:val="18"/>
              </w:rPr>
              <w:t>陈天华</w:t>
            </w:r>
          </w:p>
        </w:tc>
        <w:tc>
          <w:tcPr>
            <w:tcW w:w="5812" w:type="dxa"/>
          </w:tcPr>
          <w:p w:rsidR="00256E05" w:rsidRPr="00112F85" w:rsidRDefault="00256E05" w:rsidP="00D344D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/>
                <w:kern w:val="0"/>
                <w:sz w:val="18"/>
                <w:szCs w:val="18"/>
              </w:rPr>
            </w:pPr>
            <w:r>
              <w:rPr>
                <w:rFonts w:cs="宋体" w:hint="eastAsia"/>
                <w:kern w:val="0"/>
                <w:sz w:val="18"/>
                <w:szCs w:val="18"/>
              </w:rPr>
              <w:t>将文中所有类型统一为</w:t>
            </w:r>
            <w:r>
              <w:rPr>
                <w:rFonts w:cs="宋体" w:hint="eastAsia"/>
                <w:kern w:val="0"/>
                <w:sz w:val="18"/>
                <w:szCs w:val="18"/>
              </w:rPr>
              <w:t>cocos2d</w:t>
            </w:r>
            <w:r>
              <w:rPr>
                <w:rFonts w:cs="宋体" w:hint="eastAsia"/>
                <w:kern w:val="0"/>
                <w:sz w:val="18"/>
                <w:szCs w:val="18"/>
              </w:rPr>
              <w:t>的控件类型，修正过的内容以黄色高亮显示</w:t>
            </w:r>
          </w:p>
        </w:tc>
      </w:tr>
      <w:tr w:rsidR="00311DF3" w:rsidRPr="00112F85" w:rsidTr="00EB52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112F85" w:rsidRPr="00256E05" w:rsidRDefault="009A0C45" w:rsidP="00EB52D9">
            <w:pPr>
              <w:widowControl/>
              <w:jc w:val="center"/>
              <w:rPr>
                <w:rFonts w:cs="宋体"/>
                <w:kern w:val="0"/>
                <w:sz w:val="18"/>
                <w:szCs w:val="18"/>
              </w:rPr>
            </w:pPr>
          </w:p>
        </w:tc>
        <w:tc>
          <w:tcPr>
            <w:tcW w:w="1559" w:type="dxa"/>
          </w:tcPr>
          <w:p w:rsidR="00112F85" w:rsidRPr="00112F85" w:rsidRDefault="009A0C45" w:rsidP="00EB52D9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/>
                <w:kern w:val="0"/>
                <w:sz w:val="18"/>
                <w:szCs w:val="18"/>
              </w:rPr>
            </w:pPr>
          </w:p>
        </w:tc>
        <w:tc>
          <w:tcPr>
            <w:tcW w:w="5812" w:type="dxa"/>
          </w:tcPr>
          <w:p w:rsidR="00112F85" w:rsidRPr="00112F85" w:rsidRDefault="009A0C45" w:rsidP="00EB52D9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/>
                <w:kern w:val="0"/>
                <w:sz w:val="18"/>
                <w:szCs w:val="18"/>
              </w:rPr>
            </w:pPr>
          </w:p>
        </w:tc>
      </w:tr>
      <w:tr w:rsidR="00311DF3" w:rsidRPr="00112F85" w:rsidTr="00EB52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112F85" w:rsidRPr="00112F85" w:rsidRDefault="009A0C45" w:rsidP="00EB52D9">
            <w:pPr>
              <w:widowControl/>
              <w:jc w:val="center"/>
              <w:rPr>
                <w:rFonts w:cs="宋体"/>
                <w:kern w:val="0"/>
                <w:sz w:val="18"/>
                <w:szCs w:val="18"/>
              </w:rPr>
            </w:pPr>
          </w:p>
        </w:tc>
        <w:tc>
          <w:tcPr>
            <w:tcW w:w="1559" w:type="dxa"/>
          </w:tcPr>
          <w:p w:rsidR="00112F85" w:rsidRPr="00112F85" w:rsidRDefault="009A0C45" w:rsidP="00EB52D9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/>
                <w:kern w:val="0"/>
                <w:sz w:val="18"/>
                <w:szCs w:val="18"/>
              </w:rPr>
            </w:pPr>
          </w:p>
        </w:tc>
        <w:tc>
          <w:tcPr>
            <w:tcW w:w="5812" w:type="dxa"/>
          </w:tcPr>
          <w:p w:rsidR="00112F85" w:rsidRPr="00112F85" w:rsidRDefault="009A0C45" w:rsidP="00EB52D9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/>
                <w:kern w:val="0"/>
                <w:sz w:val="18"/>
                <w:szCs w:val="18"/>
              </w:rPr>
            </w:pPr>
          </w:p>
        </w:tc>
      </w:tr>
      <w:tr w:rsidR="00311DF3" w:rsidRPr="00112F85" w:rsidTr="00EB52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112F85" w:rsidRPr="00112F85" w:rsidRDefault="009A0C45" w:rsidP="00EB52D9">
            <w:pPr>
              <w:widowControl/>
              <w:jc w:val="center"/>
              <w:rPr>
                <w:rFonts w:cs="宋体"/>
                <w:kern w:val="0"/>
                <w:sz w:val="18"/>
                <w:szCs w:val="18"/>
              </w:rPr>
            </w:pPr>
          </w:p>
        </w:tc>
        <w:tc>
          <w:tcPr>
            <w:tcW w:w="1559" w:type="dxa"/>
          </w:tcPr>
          <w:p w:rsidR="00112F85" w:rsidRPr="00112F85" w:rsidRDefault="009A0C45" w:rsidP="00EB52D9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/>
                <w:kern w:val="0"/>
                <w:sz w:val="18"/>
                <w:szCs w:val="18"/>
              </w:rPr>
            </w:pPr>
          </w:p>
        </w:tc>
        <w:tc>
          <w:tcPr>
            <w:tcW w:w="5812" w:type="dxa"/>
            <w:hideMark/>
          </w:tcPr>
          <w:p w:rsidR="00112F85" w:rsidRPr="00112F85" w:rsidRDefault="009A0C45" w:rsidP="00EB52D9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/>
                <w:kern w:val="0"/>
                <w:sz w:val="18"/>
                <w:szCs w:val="18"/>
              </w:rPr>
            </w:pPr>
          </w:p>
        </w:tc>
      </w:tr>
    </w:tbl>
    <w:p w:rsidR="00311DF3" w:rsidRDefault="00311DF3" w:rsidP="00311DF3">
      <w:pPr>
        <w:ind w:left="424" w:hangingChars="202" w:hanging="424"/>
      </w:pPr>
    </w:p>
    <w:sdt>
      <w:sdtPr>
        <w:rPr>
          <w:rFonts w:ascii="Calibri" w:eastAsia="宋体" w:hAnsi="Calibri" w:cs="Times New Roman"/>
          <w:b w:val="0"/>
          <w:bCs w:val="0"/>
          <w:color w:val="auto"/>
          <w:kern w:val="2"/>
          <w:sz w:val="21"/>
          <w:szCs w:val="22"/>
          <w:lang w:val="zh-CN"/>
        </w:rPr>
        <w:id w:val="-483545132"/>
        <w:docPartObj>
          <w:docPartGallery w:val="Table of Contents"/>
          <w:docPartUnique/>
        </w:docPartObj>
      </w:sdtPr>
      <w:sdtEndPr/>
      <w:sdtContent>
        <w:p w:rsidR="00311DF3" w:rsidRDefault="00311DF3">
          <w:pPr>
            <w:pStyle w:val="TOC"/>
          </w:pPr>
          <w:r>
            <w:rPr>
              <w:lang w:val="zh-CN"/>
            </w:rPr>
            <w:t>目录</w:t>
          </w:r>
        </w:p>
        <w:p w:rsidR="00526AF9" w:rsidRDefault="00311DF3">
          <w:pPr>
            <w:pStyle w:val="1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7399885" w:history="1">
            <w:r w:rsidR="00526AF9" w:rsidRPr="0041242F">
              <w:rPr>
                <w:rStyle w:val="a7"/>
                <w:noProof/>
              </w:rPr>
              <w:t>1</w:t>
            </w:r>
            <w:r w:rsidR="00526AF9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26AF9" w:rsidRPr="0041242F">
              <w:rPr>
                <w:rStyle w:val="a7"/>
                <w:rFonts w:hint="eastAsia"/>
                <w:noProof/>
              </w:rPr>
              <w:t>注意事项</w:t>
            </w:r>
            <w:r w:rsidR="00526AF9">
              <w:rPr>
                <w:noProof/>
                <w:webHidden/>
              </w:rPr>
              <w:tab/>
            </w:r>
            <w:r w:rsidR="00526AF9">
              <w:rPr>
                <w:noProof/>
                <w:webHidden/>
              </w:rPr>
              <w:fldChar w:fldCharType="begin"/>
            </w:r>
            <w:r w:rsidR="00526AF9">
              <w:rPr>
                <w:noProof/>
                <w:webHidden/>
              </w:rPr>
              <w:instrText xml:space="preserve"> PAGEREF _Toc387399885 \h </w:instrText>
            </w:r>
            <w:r w:rsidR="00526AF9">
              <w:rPr>
                <w:noProof/>
                <w:webHidden/>
              </w:rPr>
            </w:r>
            <w:r w:rsidR="00526AF9">
              <w:rPr>
                <w:noProof/>
                <w:webHidden/>
              </w:rPr>
              <w:fldChar w:fldCharType="separate"/>
            </w:r>
            <w:r w:rsidR="00526AF9">
              <w:rPr>
                <w:noProof/>
                <w:webHidden/>
              </w:rPr>
              <w:t>2</w:t>
            </w:r>
            <w:r w:rsidR="00526AF9">
              <w:rPr>
                <w:noProof/>
                <w:webHidden/>
              </w:rPr>
              <w:fldChar w:fldCharType="end"/>
            </w:r>
          </w:hyperlink>
        </w:p>
        <w:p w:rsidR="00526AF9" w:rsidRDefault="009A0C45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7399886" w:history="1">
            <w:r w:rsidR="00526AF9" w:rsidRPr="0041242F">
              <w:rPr>
                <w:rStyle w:val="a7"/>
                <w:noProof/>
              </w:rPr>
              <w:t>1.1</w:t>
            </w:r>
            <w:r w:rsidR="00526AF9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26AF9" w:rsidRPr="0041242F">
              <w:rPr>
                <w:rStyle w:val="a7"/>
                <w:rFonts w:hint="eastAsia"/>
                <w:noProof/>
              </w:rPr>
              <w:t>名词解释</w:t>
            </w:r>
            <w:r w:rsidR="00526AF9">
              <w:rPr>
                <w:noProof/>
                <w:webHidden/>
              </w:rPr>
              <w:tab/>
            </w:r>
            <w:r w:rsidR="00526AF9">
              <w:rPr>
                <w:noProof/>
                <w:webHidden/>
              </w:rPr>
              <w:fldChar w:fldCharType="begin"/>
            </w:r>
            <w:r w:rsidR="00526AF9">
              <w:rPr>
                <w:noProof/>
                <w:webHidden/>
              </w:rPr>
              <w:instrText xml:space="preserve"> PAGEREF _Toc387399886 \h </w:instrText>
            </w:r>
            <w:r w:rsidR="00526AF9">
              <w:rPr>
                <w:noProof/>
                <w:webHidden/>
              </w:rPr>
            </w:r>
            <w:r w:rsidR="00526AF9">
              <w:rPr>
                <w:noProof/>
                <w:webHidden/>
              </w:rPr>
              <w:fldChar w:fldCharType="separate"/>
            </w:r>
            <w:r w:rsidR="00526AF9">
              <w:rPr>
                <w:noProof/>
                <w:webHidden/>
              </w:rPr>
              <w:t>2</w:t>
            </w:r>
            <w:r w:rsidR="00526AF9">
              <w:rPr>
                <w:noProof/>
                <w:webHidden/>
              </w:rPr>
              <w:fldChar w:fldCharType="end"/>
            </w:r>
          </w:hyperlink>
        </w:p>
        <w:p w:rsidR="00526AF9" w:rsidRDefault="009A0C45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7399887" w:history="1">
            <w:r w:rsidR="00526AF9" w:rsidRPr="0041242F">
              <w:rPr>
                <w:rStyle w:val="a7"/>
                <w:noProof/>
              </w:rPr>
              <w:t>1.1.1</w:t>
            </w:r>
            <w:r w:rsidR="00526AF9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26AF9" w:rsidRPr="0041242F">
              <w:rPr>
                <w:rStyle w:val="a7"/>
                <w:rFonts w:hint="eastAsia"/>
                <w:noProof/>
              </w:rPr>
              <w:t>触控范围</w:t>
            </w:r>
            <w:r w:rsidR="00526AF9">
              <w:rPr>
                <w:noProof/>
                <w:webHidden/>
              </w:rPr>
              <w:tab/>
            </w:r>
            <w:r w:rsidR="00526AF9">
              <w:rPr>
                <w:noProof/>
                <w:webHidden/>
              </w:rPr>
              <w:fldChar w:fldCharType="begin"/>
            </w:r>
            <w:r w:rsidR="00526AF9">
              <w:rPr>
                <w:noProof/>
                <w:webHidden/>
              </w:rPr>
              <w:instrText xml:space="preserve"> PAGEREF _Toc387399887 \h </w:instrText>
            </w:r>
            <w:r w:rsidR="00526AF9">
              <w:rPr>
                <w:noProof/>
                <w:webHidden/>
              </w:rPr>
            </w:r>
            <w:r w:rsidR="00526AF9">
              <w:rPr>
                <w:noProof/>
                <w:webHidden/>
              </w:rPr>
              <w:fldChar w:fldCharType="separate"/>
            </w:r>
            <w:r w:rsidR="00526AF9">
              <w:rPr>
                <w:noProof/>
                <w:webHidden/>
              </w:rPr>
              <w:t>2</w:t>
            </w:r>
            <w:r w:rsidR="00526AF9">
              <w:rPr>
                <w:noProof/>
                <w:webHidden/>
              </w:rPr>
              <w:fldChar w:fldCharType="end"/>
            </w:r>
          </w:hyperlink>
        </w:p>
        <w:p w:rsidR="00526AF9" w:rsidRDefault="009A0C45">
          <w:pPr>
            <w:pStyle w:val="1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7399888" w:history="1">
            <w:r w:rsidR="00526AF9" w:rsidRPr="0041242F">
              <w:rPr>
                <w:rStyle w:val="a7"/>
                <w:noProof/>
              </w:rPr>
              <w:t>2</w:t>
            </w:r>
            <w:r w:rsidR="00526AF9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26AF9" w:rsidRPr="0041242F">
              <w:rPr>
                <w:rStyle w:val="a7"/>
                <w:rFonts w:hint="eastAsia"/>
                <w:noProof/>
              </w:rPr>
              <w:t>界面布局图拆解</w:t>
            </w:r>
            <w:r w:rsidR="00526AF9">
              <w:rPr>
                <w:noProof/>
                <w:webHidden/>
              </w:rPr>
              <w:tab/>
            </w:r>
            <w:r w:rsidR="00526AF9">
              <w:rPr>
                <w:noProof/>
                <w:webHidden/>
              </w:rPr>
              <w:fldChar w:fldCharType="begin"/>
            </w:r>
            <w:r w:rsidR="00526AF9">
              <w:rPr>
                <w:noProof/>
                <w:webHidden/>
              </w:rPr>
              <w:instrText xml:space="preserve"> PAGEREF _Toc387399888 \h </w:instrText>
            </w:r>
            <w:r w:rsidR="00526AF9">
              <w:rPr>
                <w:noProof/>
                <w:webHidden/>
              </w:rPr>
            </w:r>
            <w:r w:rsidR="00526AF9">
              <w:rPr>
                <w:noProof/>
                <w:webHidden/>
              </w:rPr>
              <w:fldChar w:fldCharType="separate"/>
            </w:r>
            <w:r w:rsidR="00526AF9">
              <w:rPr>
                <w:noProof/>
                <w:webHidden/>
              </w:rPr>
              <w:t>2</w:t>
            </w:r>
            <w:r w:rsidR="00526AF9">
              <w:rPr>
                <w:noProof/>
                <w:webHidden/>
              </w:rPr>
              <w:fldChar w:fldCharType="end"/>
            </w:r>
          </w:hyperlink>
        </w:p>
        <w:p w:rsidR="00526AF9" w:rsidRDefault="009A0C45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7399889" w:history="1">
            <w:r w:rsidR="00526AF9" w:rsidRPr="0041242F">
              <w:rPr>
                <w:rStyle w:val="a7"/>
                <w:noProof/>
              </w:rPr>
              <w:t>2.1</w:t>
            </w:r>
            <w:r w:rsidR="00526AF9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26AF9" w:rsidRPr="0041242F">
              <w:rPr>
                <w:rStyle w:val="a7"/>
                <w:rFonts w:hint="eastAsia"/>
                <w:noProof/>
              </w:rPr>
              <w:t>角色界面附属栏说明</w:t>
            </w:r>
            <w:r w:rsidR="00526AF9">
              <w:rPr>
                <w:noProof/>
                <w:webHidden/>
              </w:rPr>
              <w:tab/>
            </w:r>
            <w:r w:rsidR="00526AF9">
              <w:rPr>
                <w:noProof/>
                <w:webHidden/>
              </w:rPr>
              <w:fldChar w:fldCharType="begin"/>
            </w:r>
            <w:r w:rsidR="00526AF9">
              <w:rPr>
                <w:noProof/>
                <w:webHidden/>
              </w:rPr>
              <w:instrText xml:space="preserve"> PAGEREF _Toc387399889 \h </w:instrText>
            </w:r>
            <w:r w:rsidR="00526AF9">
              <w:rPr>
                <w:noProof/>
                <w:webHidden/>
              </w:rPr>
            </w:r>
            <w:r w:rsidR="00526AF9">
              <w:rPr>
                <w:noProof/>
                <w:webHidden/>
              </w:rPr>
              <w:fldChar w:fldCharType="separate"/>
            </w:r>
            <w:r w:rsidR="00526AF9">
              <w:rPr>
                <w:noProof/>
                <w:webHidden/>
              </w:rPr>
              <w:t>2</w:t>
            </w:r>
            <w:r w:rsidR="00526AF9">
              <w:rPr>
                <w:noProof/>
                <w:webHidden/>
              </w:rPr>
              <w:fldChar w:fldCharType="end"/>
            </w:r>
          </w:hyperlink>
        </w:p>
        <w:p w:rsidR="00526AF9" w:rsidRDefault="009A0C45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7399890" w:history="1">
            <w:r w:rsidR="00526AF9" w:rsidRPr="0041242F">
              <w:rPr>
                <w:rStyle w:val="a7"/>
                <w:noProof/>
              </w:rPr>
              <w:t>2.2</w:t>
            </w:r>
            <w:r w:rsidR="00526AF9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26AF9" w:rsidRPr="0041242F">
              <w:rPr>
                <w:rStyle w:val="a7"/>
                <w:rFonts w:hint="eastAsia"/>
                <w:noProof/>
              </w:rPr>
              <w:t>角色界面主信息区域说明</w:t>
            </w:r>
            <w:r w:rsidR="00526AF9">
              <w:rPr>
                <w:noProof/>
                <w:webHidden/>
              </w:rPr>
              <w:tab/>
            </w:r>
            <w:r w:rsidR="00526AF9">
              <w:rPr>
                <w:noProof/>
                <w:webHidden/>
              </w:rPr>
              <w:fldChar w:fldCharType="begin"/>
            </w:r>
            <w:r w:rsidR="00526AF9">
              <w:rPr>
                <w:noProof/>
                <w:webHidden/>
              </w:rPr>
              <w:instrText xml:space="preserve"> PAGEREF _Toc387399890 \h </w:instrText>
            </w:r>
            <w:r w:rsidR="00526AF9">
              <w:rPr>
                <w:noProof/>
                <w:webHidden/>
              </w:rPr>
            </w:r>
            <w:r w:rsidR="00526AF9">
              <w:rPr>
                <w:noProof/>
                <w:webHidden/>
              </w:rPr>
              <w:fldChar w:fldCharType="separate"/>
            </w:r>
            <w:r w:rsidR="00526AF9">
              <w:rPr>
                <w:noProof/>
                <w:webHidden/>
              </w:rPr>
              <w:t>4</w:t>
            </w:r>
            <w:r w:rsidR="00526AF9">
              <w:rPr>
                <w:noProof/>
                <w:webHidden/>
              </w:rPr>
              <w:fldChar w:fldCharType="end"/>
            </w:r>
          </w:hyperlink>
        </w:p>
        <w:p w:rsidR="00311DF3" w:rsidRDefault="00311DF3">
          <w:r>
            <w:rPr>
              <w:b/>
              <w:bCs/>
              <w:lang w:val="zh-CN"/>
            </w:rPr>
            <w:fldChar w:fldCharType="end"/>
          </w:r>
        </w:p>
      </w:sdtContent>
    </w:sdt>
    <w:p w:rsidR="00BD5B01" w:rsidRDefault="00BD5B01">
      <w:pPr>
        <w:widowControl/>
        <w:jc w:val="left"/>
      </w:pPr>
      <w:r>
        <w:br w:type="page"/>
      </w:r>
    </w:p>
    <w:p w:rsidR="00F15E89" w:rsidRDefault="00F15E89" w:rsidP="00F15E89">
      <w:pPr>
        <w:pStyle w:val="1"/>
      </w:pPr>
      <w:bookmarkStart w:id="0" w:name="_Toc387399885"/>
      <w:r>
        <w:rPr>
          <w:rFonts w:hint="eastAsia"/>
        </w:rPr>
        <w:lastRenderedPageBreak/>
        <w:t>注意事项</w:t>
      </w:r>
      <w:bookmarkEnd w:id="0"/>
    </w:p>
    <w:p w:rsidR="00F15E89" w:rsidRDefault="00F15E89" w:rsidP="00F15E89">
      <w:pPr>
        <w:pStyle w:val="2"/>
      </w:pPr>
      <w:bookmarkStart w:id="1" w:name="_Toc387399886"/>
      <w:r>
        <w:rPr>
          <w:rFonts w:hint="eastAsia"/>
        </w:rPr>
        <w:t>名词解释</w:t>
      </w:r>
      <w:bookmarkEnd w:id="1"/>
    </w:p>
    <w:p w:rsidR="009C2DC0" w:rsidRDefault="009C2DC0" w:rsidP="009C2DC0">
      <w:pPr>
        <w:pStyle w:val="3"/>
      </w:pPr>
      <w:bookmarkStart w:id="2" w:name="_Toc387399887"/>
      <w:r>
        <w:rPr>
          <w:rFonts w:hint="eastAsia"/>
        </w:rPr>
        <w:t>触控范围</w:t>
      </w:r>
      <w:bookmarkEnd w:id="2"/>
    </w:p>
    <w:p w:rsidR="007C03C3" w:rsidRDefault="004F6094" w:rsidP="007C03C3">
      <w:pPr>
        <w:pStyle w:val="4"/>
      </w:pPr>
      <w:r>
        <w:rPr>
          <w:rFonts w:hint="eastAsia"/>
        </w:rPr>
        <w:t>该尺寸指的是，用户实际操作游戏时，按钮等具有触控触发器的控件的实际触发范围，该尺寸可大于按钮的显示尺寸。</w:t>
      </w:r>
    </w:p>
    <w:p w:rsidR="004F6094" w:rsidRDefault="004F6094" w:rsidP="004F6094">
      <w:pPr>
        <w:pStyle w:val="5"/>
      </w:pPr>
      <w:r>
        <w:rPr>
          <w:rFonts w:hint="eastAsia"/>
        </w:rPr>
        <w:t>比如按钮本身的图标只有</w:t>
      </w:r>
      <w:r>
        <w:rPr>
          <w:rFonts w:hint="eastAsia"/>
        </w:rPr>
        <w:t>60X60</w:t>
      </w:r>
      <w:r>
        <w:rPr>
          <w:rFonts w:hint="eastAsia"/>
        </w:rPr>
        <w:t>，但为了方便玩家操作触控范围可以设置为</w:t>
      </w:r>
      <w:r>
        <w:rPr>
          <w:rFonts w:hint="eastAsia"/>
        </w:rPr>
        <w:t>100X100</w:t>
      </w:r>
    </w:p>
    <w:p w:rsidR="00D02578" w:rsidRDefault="00D02578" w:rsidP="00D02578">
      <w:pPr>
        <w:pStyle w:val="3"/>
      </w:pPr>
      <w:bookmarkStart w:id="3" w:name="_Toc387944344"/>
      <w:r>
        <w:rPr>
          <w:rFonts w:hint="eastAsia"/>
        </w:rPr>
        <w:t>打开界面</w:t>
      </w:r>
      <w:bookmarkEnd w:id="3"/>
    </w:p>
    <w:p w:rsidR="00D02578" w:rsidRDefault="00D02578" w:rsidP="00D02578">
      <w:pPr>
        <w:pStyle w:val="4"/>
      </w:pPr>
      <w:r>
        <w:rPr>
          <w:rFonts w:hint="eastAsia"/>
        </w:rPr>
        <w:t>打开界面指的是关闭当前界面并载入新界面，这类界面都是全屏显示的</w:t>
      </w:r>
    </w:p>
    <w:p w:rsidR="00D02578" w:rsidRDefault="00D02578" w:rsidP="00D02578">
      <w:pPr>
        <w:pStyle w:val="3"/>
      </w:pPr>
      <w:bookmarkStart w:id="4" w:name="_Toc387944345"/>
      <w:r>
        <w:rPr>
          <w:rFonts w:hint="eastAsia"/>
        </w:rPr>
        <w:t>弹出窗口</w:t>
      </w:r>
      <w:bookmarkEnd w:id="4"/>
    </w:p>
    <w:p w:rsidR="00D02578" w:rsidRDefault="00D02578" w:rsidP="00D02578">
      <w:pPr>
        <w:pStyle w:val="4"/>
      </w:pPr>
      <w:r>
        <w:rPr>
          <w:rFonts w:hint="eastAsia"/>
        </w:rPr>
        <w:t>弹出窗口指的是保持当前界面的显示，并将新窗口覆于当前界面之上的一种显示方式</w:t>
      </w:r>
    </w:p>
    <w:p w:rsidR="00D64E33" w:rsidRDefault="00D64E33" w:rsidP="00D64E33">
      <w:pPr>
        <w:pStyle w:val="1"/>
      </w:pPr>
      <w:bookmarkStart w:id="5" w:name="_Toc387399888"/>
      <w:r>
        <w:rPr>
          <w:rFonts w:hint="eastAsia"/>
        </w:rPr>
        <w:t>界面布局图拆解</w:t>
      </w:r>
      <w:bookmarkEnd w:id="5"/>
    </w:p>
    <w:p w:rsidR="00173E86" w:rsidRDefault="0020693C" w:rsidP="00173E86">
      <w:pPr>
        <w:pStyle w:val="2"/>
      </w:pPr>
      <w:bookmarkStart w:id="6" w:name="_Toc387399889"/>
      <w:r>
        <w:rPr>
          <w:rFonts w:hint="eastAsia"/>
        </w:rPr>
        <w:t>角色</w:t>
      </w:r>
      <w:r w:rsidR="009F1DAE">
        <w:rPr>
          <w:rFonts w:hint="eastAsia"/>
        </w:rPr>
        <w:t>界面附属栏说明</w:t>
      </w:r>
      <w:bookmarkEnd w:id="6"/>
    </w:p>
    <w:p w:rsidR="00FE38CB" w:rsidRDefault="0023070B" w:rsidP="00E80F85">
      <w:r>
        <w:rPr>
          <w:noProof/>
        </w:rPr>
        <w:drawing>
          <wp:inline distT="0" distB="0" distL="0" distR="0">
            <wp:extent cx="5274310" cy="2972331"/>
            <wp:effectExtent l="0" t="0" r="2540" b="0"/>
            <wp:docPr id="23" name="图片 23" descr="C:\Users\ADMINI~1\AppData\Local\Temp\skit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~1\AppData\Local\Temp\skitch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9322" w:type="dxa"/>
        <w:tblLook w:val="04A0" w:firstRow="1" w:lastRow="0" w:firstColumn="1" w:lastColumn="0" w:noHBand="0" w:noVBand="1"/>
      </w:tblPr>
      <w:tblGrid>
        <w:gridCol w:w="1101"/>
        <w:gridCol w:w="992"/>
        <w:gridCol w:w="992"/>
        <w:gridCol w:w="6237"/>
      </w:tblGrid>
      <w:tr w:rsidR="00CE05A9" w:rsidTr="00C95A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01" w:type="dxa"/>
          </w:tcPr>
          <w:p w:rsidR="00CE05A9" w:rsidRDefault="00556AD7" w:rsidP="00E80F85">
            <w:r>
              <w:rPr>
                <w:rFonts w:hint="eastAsia"/>
              </w:rPr>
              <w:t>位置</w:t>
            </w:r>
            <w:r w:rsidR="00CE05A9">
              <w:rPr>
                <w:rFonts w:hint="eastAsia"/>
              </w:rPr>
              <w:t>序号</w:t>
            </w:r>
          </w:p>
        </w:tc>
        <w:tc>
          <w:tcPr>
            <w:tcW w:w="992" w:type="dxa"/>
          </w:tcPr>
          <w:p w:rsidR="00CE05A9" w:rsidRDefault="00CE05A9" w:rsidP="00E80F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92" w:type="dxa"/>
          </w:tcPr>
          <w:p w:rsidR="00CE05A9" w:rsidRDefault="00CE05A9" w:rsidP="00E80F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尺寸</w:t>
            </w:r>
          </w:p>
        </w:tc>
        <w:tc>
          <w:tcPr>
            <w:tcW w:w="6237" w:type="dxa"/>
          </w:tcPr>
          <w:p w:rsidR="00CE05A9" w:rsidRDefault="00077607" w:rsidP="00E80F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415B2D" w:rsidTr="00041A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415B2D" w:rsidRDefault="00415B2D" w:rsidP="00E80F85">
            <w:r w:rsidRPr="00FC4323">
              <w:rPr>
                <w:rFonts w:hint="eastAsia"/>
                <w:sz w:val="32"/>
              </w:rPr>
              <w:t>1</w:t>
            </w:r>
          </w:p>
        </w:tc>
        <w:tc>
          <w:tcPr>
            <w:tcW w:w="8221" w:type="dxa"/>
            <w:gridSpan w:val="3"/>
          </w:tcPr>
          <w:p w:rsidR="00415B2D" w:rsidRDefault="002C6D38" w:rsidP="00E80F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附属界面栏</w:t>
            </w:r>
            <w:r w:rsidR="006F3071">
              <w:rPr>
                <w:rFonts w:hint="eastAsia"/>
              </w:rPr>
              <w:t>：【附属界面栏】用于显示图鉴附属栏或属性附属栏，</w:t>
            </w:r>
            <w:proofErr w:type="gramStart"/>
            <w:r w:rsidR="006F3071">
              <w:rPr>
                <w:rFonts w:hint="eastAsia"/>
              </w:rPr>
              <w:t>可用户</w:t>
            </w:r>
            <w:proofErr w:type="gramEnd"/>
            <w:r w:rsidR="006F3071">
              <w:rPr>
                <w:rFonts w:hint="eastAsia"/>
              </w:rPr>
              <w:t>可通过【操作</w:t>
            </w:r>
            <w:r w:rsidR="006F3071" w:rsidRPr="006F3071">
              <w:rPr>
                <w:rFonts w:hint="eastAsia"/>
              </w:rPr>
              <w:t>附属界面切换操作区域</w:t>
            </w:r>
            <w:r w:rsidR="006F3071">
              <w:rPr>
                <w:rFonts w:hint="eastAsia"/>
              </w:rPr>
              <w:t>】</w:t>
            </w:r>
            <w:r w:rsidR="009D0DB8">
              <w:rPr>
                <w:rFonts w:hint="eastAsia"/>
              </w:rPr>
              <w:t>来切换该区域内容的显示内容。</w:t>
            </w:r>
          </w:p>
        </w:tc>
      </w:tr>
      <w:tr w:rsidR="0042756D" w:rsidTr="00CF28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2" w:type="dxa"/>
            <w:gridSpan w:val="4"/>
          </w:tcPr>
          <w:p w:rsidR="0042756D" w:rsidRDefault="003E1393" w:rsidP="00E80F85">
            <w:r>
              <w:rPr>
                <w:rFonts w:hint="eastAsia"/>
              </w:rPr>
              <w:t>样式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：</w:t>
            </w:r>
            <w:r w:rsidR="0081354A">
              <w:rPr>
                <w:rFonts w:hint="eastAsia"/>
              </w:rPr>
              <w:t>【图鉴附属栏】</w:t>
            </w:r>
            <w:r w:rsidR="008A31D8">
              <w:rPr>
                <w:rFonts w:hint="eastAsia"/>
              </w:rPr>
              <w:t>用于</w:t>
            </w:r>
            <w:r>
              <w:rPr>
                <w:rFonts w:hint="eastAsia"/>
              </w:rPr>
              <w:t>显示角色卡牌</w:t>
            </w:r>
            <w:r w:rsidR="00A2546B">
              <w:rPr>
                <w:rFonts w:hint="eastAsia"/>
              </w:rPr>
              <w:t>图片</w:t>
            </w:r>
            <w:r w:rsidR="007E084D">
              <w:rPr>
                <w:rFonts w:hint="eastAsia"/>
              </w:rPr>
              <w:t>，</w:t>
            </w:r>
            <w:r w:rsidR="007E084D" w:rsidRPr="0096017C">
              <w:rPr>
                <w:rFonts w:hint="eastAsia"/>
                <w:color w:val="FFFF00"/>
              </w:rPr>
              <w:t>打开界面时该位置默认显示角色卡牌</w:t>
            </w:r>
          </w:p>
          <w:p w:rsidR="00A2546B" w:rsidRDefault="00A2546B" w:rsidP="00E80F85">
            <w:r w:rsidRPr="00A2546B">
              <w:rPr>
                <w:noProof/>
              </w:rPr>
              <w:lastRenderedPageBreak/>
              <w:drawing>
                <wp:inline distT="0" distB="0" distL="0" distR="0" wp14:anchorId="6BD9691A" wp14:editId="0EA1E855">
                  <wp:extent cx="1657581" cy="2333951"/>
                  <wp:effectExtent l="0" t="0" r="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581" cy="2333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05A9" w:rsidRPr="00B315F7" w:rsidTr="00C95A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CE05A9" w:rsidRPr="00B315F7" w:rsidRDefault="00CE05A9" w:rsidP="00E80F85">
            <w:pPr>
              <w:rPr>
                <w:rFonts w:ascii="微软雅黑" w:eastAsia="微软雅黑" w:hAnsi="微软雅黑"/>
                <w:b w:val="0"/>
                <w:sz w:val="18"/>
              </w:rPr>
            </w:pPr>
          </w:p>
        </w:tc>
        <w:tc>
          <w:tcPr>
            <w:tcW w:w="992" w:type="dxa"/>
          </w:tcPr>
          <w:p w:rsidR="00CE05A9" w:rsidRPr="00B315F7" w:rsidRDefault="00CE05A9" w:rsidP="00CE0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315F7">
              <w:rPr>
                <w:rFonts w:ascii="微软雅黑" w:eastAsia="微软雅黑" w:hAnsi="微软雅黑" w:hint="eastAsia"/>
                <w:sz w:val="18"/>
              </w:rPr>
              <w:t>角色卡牌</w:t>
            </w:r>
          </w:p>
        </w:tc>
        <w:tc>
          <w:tcPr>
            <w:tcW w:w="992" w:type="dxa"/>
          </w:tcPr>
          <w:p w:rsidR="00CE05A9" w:rsidRPr="00B315F7" w:rsidRDefault="00CE05A9" w:rsidP="00E80F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315F7">
              <w:rPr>
                <w:rFonts w:ascii="微软雅黑" w:eastAsia="微软雅黑" w:hAnsi="微软雅黑" w:hint="eastAsia"/>
                <w:sz w:val="18"/>
              </w:rPr>
              <w:t>300X420</w:t>
            </w:r>
          </w:p>
        </w:tc>
        <w:tc>
          <w:tcPr>
            <w:tcW w:w="6237" w:type="dxa"/>
          </w:tcPr>
          <w:p w:rsidR="00CE05A9" w:rsidRPr="00B315F7" w:rsidRDefault="00B315F7" w:rsidP="00E80F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315F7">
              <w:rPr>
                <w:rFonts w:ascii="微软雅黑" w:eastAsia="微软雅黑" w:hAnsi="微软雅黑" w:hint="eastAsia"/>
                <w:sz w:val="18"/>
              </w:rPr>
              <w:t>显示角色的卡牌形象资源及信息，详见</w:t>
            </w:r>
            <w:r w:rsidRPr="00B22359">
              <w:rPr>
                <w:rFonts w:ascii="微软雅黑" w:eastAsia="微软雅黑" w:hAnsi="微软雅黑" w:hint="eastAsia"/>
                <w:b/>
                <w:color w:val="C00000"/>
                <w:sz w:val="18"/>
              </w:rPr>
              <w:t>角色形象表现说明</w:t>
            </w:r>
            <w:r w:rsidR="00B22359" w:rsidRPr="00B22359">
              <w:rPr>
                <w:rFonts w:ascii="微软雅黑" w:eastAsia="微软雅黑" w:hAnsi="微软雅黑" w:hint="eastAsia"/>
                <w:b/>
                <w:color w:val="C00000"/>
                <w:sz w:val="18"/>
              </w:rPr>
              <w:t>文档</w:t>
            </w:r>
          </w:p>
        </w:tc>
      </w:tr>
      <w:tr w:rsidR="003E1393" w:rsidRPr="003E1393" w:rsidTr="009D5E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2" w:type="dxa"/>
            <w:gridSpan w:val="4"/>
          </w:tcPr>
          <w:p w:rsidR="003E1393" w:rsidRDefault="003E1393" w:rsidP="00E80F85">
            <w:r w:rsidRPr="003E1393">
              <w:rPr>
                <w:rFonts w:hint="eastAsia"/>
              </w:rPr>
              <w:t>样式二：</w:t>
            </w:r>
            <w:r w:rsidR="008A31D8">
              <w:rPr>
                <w:rFonts w:hint="eastAsia"/>
              </w:rPr>
              <w:t>【属性附属栏】用于</w:t>
            </w:r>
            <w:r>
              <w:rPr>
                <w:rFonts w:hint="eastAsia"/>
              </w:rPr>
              <w:t>显示角色属性数据</w:t>
            </w:r>
            <w:r w:rsidR="005D3522">
              <w:rPr>
                <w:rFonts w:hint="eastAsia"/>
              </w:rPr>
              <w:t>，</w:t>
            </w:r>
            <w:r w:rsidR="00B06874" w:rsidRPr="00B06874">
              <w:rPr>
                <w:rFonts w:hint="eastAsia"/>
                <w:color w:val="FFFF00"/>
              </w:rPr>
              <w:t>当用户点击</w:t>
            </w:r>
            <w:r w:rsidR="008A2967">
              <w:rPr>
                <w:rFonts w:hint="eastAsia"/>
                <w:color w:val="FFFF00"/>
              </w:rPr>
              <w:t>属性按钮时，附属界面</w:t>
            </w:r>
            <w:proofErr w:type="gramStart"/>
            <w:r w:rsidR="008A2967">
              <w:rPr>
                <w:rFonts w:hint="eastAsia"/>
                <w:color w:val="FFFF00"/>
              </w:rPr>
              <w:t>栏内容</w:t>
            </w:r>
            <w:proofErr w:type="gramEnd"/>
            <w:r w:rsidR="008A2967">
              <w:rPr>
                <w:rFonts w:hint="eastAsia"/>
                <w:color w:val="FFFF00"/>
              </w:rPr>
              <w:t>切换至属性附属栏</w:t>
            </w:r>
          </w:p>
          <w:p w:rsidR="00A2546B" w:rsidRPr="003E1393" w:rsidRDefault="00A2546B" w:rsidP="00E80F85">
            <w:r w:rsidRPr="00A2546B">
              <w:rPr>
                <w:noProof/>
              </w:rPr>
              <w:drawing>
                <wp:inline distT="0" distB="0" distL="0" distR="0" wp14:anchorId="5F94E300" wp14:editId="6DD54DFD">
                  <wp:extent cx="1676634" cy="2391109"/>
                  <wp:effectExtent l="0" t="0" r="0" b="952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634" cy="2391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1DF6" w:rsidRPr="00B315F7" w:rsidTr="00412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7A70B7" w:rsidRPr="00B315F7" w:rsidRDefault="007A70B7" w:rsidP="00412B1C">
            <w:pPr>
              <w:rPr>
                <w:rFonts w:ascii="微软雅黑" w:eastAsia="微软雅黑" w:hAnsi="微软雅黑"/>
                <w:b w:val="0"/>
                <w:sz w:val="18"/>
              </w:rPr>
            </w:pPr>
          </w:p>
        </w:tc>
        <w:tc>
          <w:tcPr>
            <w:tcW w:w="992" w:type="dxa"/>
          </w:tcPr>
          <w:p w:rsidR="007A70B7" w:rsidRPr="00B315F7" w:rsidRDefault="007A70B7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角色属性显示区域</w:t>
            </w:r>
          </w:p>
        </w:tc>
        <w:tc>
          <w:tcPr>
            <w:tcW w:w="992" w:type="dxa"/>
          </w:tcPr>
          <w:p w:rsidR="007A70B7" w:rsidRPr="00B315F7" w:rsidRDefault="007A70B7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300X420</w:t>
            </w:r>
          </w:p>
        </w:tc>
        <w:tc>
          <w:tcPr>
            <w:tcW w:w="6237" w:type="dxa"/>
          </w:tcPr>
          <w:p w:rsidR="007A70B7" w:rsidRDefault="007A70B7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生命的最大长度为5个数字</w:t>
            </w:r>
          </w:p>
          <w:p w:rsidR="007A70B7" w:rsidRDefault="007A70B7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攻击、物防、法防、闪避、</w:t>
            </w:r>
            <w:proofErr w:type="gramStart"/>
            <w:r>
              <w:rPr>
                <w:rFonts w:ascii="微软雅黑" w:eastAsia="微软雅黑" w:hAnsi="微软雅黑" w:hint="eastAsia"/>
                <w:sz w:val="18"/>
              </w:rPr>
              <w:t>暴击的</w:t>
            </w:r>
            <w:proofErr w:type="gramEnd"/>
            <w:r>
              <w:rPr>
                <w:rFonts w:ascii="微软雅黑" w:eastAsia="微软雅黑" w:hAnsi="微软雅黑" w:hint="eastAsia"/>
                <w:sz w:val="18"/>
              </w:rPr>
              <w:t>最大长度为4个数字</w:t>
            </w:r>
          </w:p>
          <w:p w:rsidR="007A70B7" w:rsidRDefault="007A70B7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成长的最大长度为5个数字（含小数点）</w:t>
            </w:r>
          </w:p>
          <w:p w:rsidR="007A70B7" w:rsidRPr="00DC7FC4" w:rsidRDefault="007A70B7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生命及能量恢复速度的最大长度为3个数字</w:t>
            </w:r>
          </w:p>
        </w:tc>
      </w:tr>
      <w:tr w:rsidR="00415B2D" w:rsidRPr="00B315F7" w:rsidTr="00F367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415B2D" w:rsidRPr="00926B05" w:rsidRDefault="00415B2D" w:rsidP="00412B1C">
            <w:pPr>
              <w:rPr>
                <w:rFonts w:ascii="微软雅黑" w:eastAsia="微软雅黑" w:hAnsi="微软雅黑"/>
                <w:b w:val="0"/>
                <w:sz w:val="32"/>
                <w:szCs w:val="32"/>
              </w:rPr>
            </w:pPr>
            <w:r w:rsidRPr="00926B05">
              <w:rPr>
                <w:rFonts w:ascii="微软雅黑" w:eastAsia="微软雅黑" w:hAnsi="微软雅黑" w:hint="eastAsia"/>
                <w:b w:val="0"/>
                <w:sz w:val="32"/>
                <w:szCs w:val="32"/>
              </w:rPr>
              <w:t>2</w:t>
            </w:r>
          </w:p>
        </w:tc>
        <w:tc>
          <w:tcPr>
            <w:tcW w:w="8221" w:type="dxa"/>
            <w:gridSpan w:val="3"/>
          </w:tcPr>
          <w:p w:rsidR="00415B2D" w:rsidRDefault="00415B2D" w:rsidP="00412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附属界面切换操作区域</w:t>
            </w:r>
          </w:p>
        </w:tc>
      </w:tr>
      <w:tr w:rsidR="008B27E4" w:rsidRPr="00B315F7" w:rsidTr="001C25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2" w:type="dxa"/>
            <w:gridSpan w:val="4"/>
          </w:tcPr>
          <w:p w:rsidR="008B27E4" w:rsidRDefault="008B27E4" w:rsidP="00412B1C">
            <w:pPr>
              <w:rPr>
                <w:rFonts w:ascii="微软雅黑" w:eastAsia="微软雅黑" w:hAnsi="微软雅黑"/>
                <w:sz w:val="18"/>
              </w:rPr>
            </w:pPr>
            <w:r w:rsidRPr="008B27E4">
              <w:rPr>
                <w:rFonts w:ascii="微软雅黑" w:eastAsia="微软雅黑" w:hAnsi="微软雅黑"/>
                <w:noProof/>
                <w:sz w:val="18"/>
              </w:rPr>
              <w:lastRenderedPageBreak/>
              <w:drawing>
                <wp:inline distT="0" distB="0" distL="0" distR="0" wp14:anchorId="2B1DDEB1" wp14:editId="33F508D7">
                  <wp:extent cx="2086266" cy="2019582"/>
                  <wp:effectExtent l="0" t="0" r="952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6266" cy="2019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1DF6" w:rsidRPr="00B315F7" w:rsidTr="00C95A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8B27E4" w:rsidRPr="00926B05" w:rsidRDefault="008B27E4" w:rsidP="00E80F85">
            <w:pPr>
              <w:rPr>
                <w:rFonts w:ascii="微软雅黑" w:eastAsia="微软雅黑" w:hAnsi="微软雅黑"/>
                <w:sz w:val="32"/>
                <w:szCs w:val="32"/>
              </w:rPr>
            </w:pPr>
            <w:r w:rsidRPr="00926B05">
              <w:rPr>
                <w:rFonts w:ascii="微软雅黑" w:eastAsia="微软雅黑" w:hAnsi="微软雅黑" w:hint="eastAsia"/>
                <w:sz w:val="32"/>
                <w:szCs w:val="32"/>
              </w:rPr>
              <w:t>a</w:t>
            </w:r>
          </w:p>
        </w:tc>
        <w:tc>
          <w:tcPr>
            <w:tcW w:w="992" w:type="dxa"/>
          </w:tcPr>
          <w:p w:rsidR="006129E9" w:rsidRPr="00B315F7" w:rsidRDefault="008B27E4" w:rsidP="00CE05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属性按钮</w:t>
            </w:r>
          </w:p>
        </w:tc>
        <w:tc>
          <w:tcPr>
            <w:tcW w:w="992" w:type="dxa"/>
          </w:tcPr>
          <w:p w:rsidR="006129E9" w:rsidRPr="00B315F7" w:rsidRDefault="008B27E4" w:rsidP="00E80F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100X100</w:t>
            </w:r>
          </w:p>
        </w:tc>
        <w:tc>
          <w:tcPr>
            <w:tcW w:w="6237" w:type="dxa"/>
          </w:tcPr>
          <w:p w:rsidR="006129E9" w:rsidRPr="00B315F7" w:rsidRDefault="002C6D38" w:rsidP="00E80F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点击后如果当前附属界面栏显示的是角色属性则该界面关闭，反之则切换至角色属性附属栏</w:t>
            </w:r>
            <w:r w:rsidR="00B77DA0">
              <w:rPr>
                <w:rFonts w:ascii="微软雅黑" w:eastAsia="微软雅黑" w:hAnsi="微软雅黑" w:hint="eastAsia"/>
                <w:sz w:val="18"/>
              </w:rPr>
              <w:t>，类型：按钮</w:t>
            </w:r>
          </w:p>
        </w:tc>
      </w:tr>
      <w:tr w:rsidR="008B27E4" w:rsidRPr="00B315F7" w:rsidTr="00C95A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8B27E4" w:rsidRPr="00926B05" w:rsidRDefault="008B27E4" w:rsidP="00E80F85">
            <w:pPr>
              <w:rPr>
                <w:rFonts w:ascii="微软雅黑" w:eastAsia="微软雅黑" w:hAnsi="微软雅黑"/>
                <w:sz w:val="32"/>
                <w:szCs w:val="32"/>
              </w:rPr>
            </w:pPr>
            <w:r w:rsidRPr="00926B05">
              <w:rPr>
                <w:rFonts w:ascii="微软雅黑" w:eastAsia="微软雅黑" w:hAnsi="微软雅黑" w:hint="eastAsia"/>
                <w:sz w:val="32"/>
                <w:szCs w:val="32"/>
              </w:rPr>
              <w:t>b</w:t>
            </w:r>
          </w:p>
        </w:tc>
        <w:tc>
          <w:tcPr>
            <w:tcW w:w="992" w:type="dxa"/>
          </w:tcPr>
          <w:p w:rsidR="008B27E4" w:rsidRPr="00B315F7" w:rsidRDefault="008B27E4" w:rsidP="00CE05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图鉴按钮</w:t>
            </w:r>
          </w:p>
        </w:tc>
        <w:tc>
          <w:tcPr>
            <w:tcW w:w="992" w:type="dxa"/>
          </w:tcPr>
          <w:p w:rsidR="008B27E4" w:rsidRPr="00B315F7" w:rsidRDefault="008B27E4" w:rsidP="00E80F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100X100</w:t>
            </w:r>
          </w:p>
        </w:tc>
        <w:tc>
          <w:tcPr>
            <w:tcW w:w="6237" w:type="dxa"/>
          </w:tcPr>
          <w:p w:rsidR="008B27E4" w:rsidRPr="00B315F7" w:rsidRDefault="002C6D38" w:rsidP="00E80F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点击后如果当前附属界面栏显示的是角色卡牌则该界面关闭，反之则切换至角色卡牌附属栏</w:t>
            </w:r>
            <w:r w:rsidR="00B77DA0">
              <w:rPr>
                <w:rFonts w:ascii="微软雅黑" w:eastAsia="微软雅黑" w:hAnsi="微软雅黑" w:hint="eastAsia"/>
                <w:sz w:val="18"/>
              </w:rPr>
              <w:t>，类型：按钮</w:t>
            </w:r>
          </w:p>
        </w:tc>
      </w:tr>
    </w:tbl>
    <w:p w:rsidR="00965249" w:rsidRDefault="00965249" w:rsidP="00E80F85"/>
    <w:p w:rsidR="00965249" w:rsidRDefault="00965249">
      <w:pPr>
        <w:widowControl/>
        <w:jc w:val="left"/>
      </w:pPr>
      <w:r>
        <w:br w:type="page"/>
      </w:r>
    </w:p>
    <w:p w:rsidR="00173E86" w:rsidRDefault="0093266F" w:rsidP="00173E86">
      <w:pPr>
        <w:pStyle w:val="2"/>
      </w:pPr>
      <w:bookmarkStart w:id="7" w:name="_Toc387399890"/>
      <w:r>
        <w:rPr>
          <w:rFonts w:hint="eastAsia"/>
        </w:rPr>
        <w:lastRenderedPageBreak/>
        <w:t>角色界面</w:t>
      </w:r>
      <w:proofErr w:type="gramStart"/>
      <w:r>
        <w:rPr>
          <w:rFonts w:hint="eastAsia"/>
        </w:rPr>
        <w:t>主信息</w:t>
      </w:r>
      <w:proofErr w:type="gramEnd"/>
      <w:r>
        <w:rPr>
          <w:rFonts w:hint="eastAsia"/>
        </w:rPr>
        <w:t>区域说明</w:t>
      </w:r>
      <w:bookmarkEnd w:id="7"/>
    </w:p>
    <w:p w:rsidR="00173E86" w:rsidRPr="00965249" w:rsidRDefault="00870AEA" w:rsidP="00173E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3204845</wp:posOffset>
                </wp:positionH>
                <wp:positionV relativeFrom="paragraph">
                  <wp:posOffset>1422731</wp:posOffset>
                </wp:positionV>
                <wp:extent cx="461176" cy="461176"/>
                <wp:effectExtent l="0" t="0" r="15240" b="15240"/>
                <wp:wrapNone/>
                <wp:docPr id="11" name="椭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76" cy="46117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70AEA" w:rsidRPr="0004501F" w:rsidRDefault="00870AEA" w:rsidP="00870AEA">
                            <w:pPr>
                              <w:rPr>
                                <w:sz w:val="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11" o:spid="_x0000_s1026" style="position:absolute;left:0;text-align:left;margin-left:252.35pt;margin-top:112.05pt;width:36.3pt;height:36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" fillcolor="#4f81bd [3204]" strokecolor="#243f60 [1604]" strokeweight="2pt">
                <v:textbox>
                  <w:txbxContent>
                    <w:p w:rsidR="00870AEA" w:rsidRPr="0004501F" w:rsidRDefault="00870AEA" w:rsidP="00870AEA">
                      <w:pPr>
                        <w:rPr>
                          <w:sz w:val="6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965249">
        <w:rPr>
          <w:rFonts w:hint="eastAsia"/>
          <w:noProof/>
        </w:rPr>
        <w:drawing>
          <wp:inline distT="0" distB="0" distL="0" distR="0">
            <wp:extent cx="5271770" cy="2966085"/>
            <wp:effectExtent l="0" t="0" r="5080" b="5715"/>
            <wp:docPr id="27" name="图片 27" descr="C:\Users\Administrator\AppData\Local\Skitch\角色界面_属性ui草稿_20140507_陈天华_050814_054013_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AppData\Local\Skitch\角色界面_属性ui草稿_20140507_陈天华_050814_054013_PM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16229" w:type="pct"/>
        <w:tblLook w:val="04A0" w:firstRow="1" w:lastRow="0" w:firstColumn="1" w:lastColumn="0" w:noHBand="0" w:noVBand="1"/>
        <w:tblPrChange w:id="8" w:author="陈天华" w:date="2014-05-26T14:34:00Z">
          <w:tblPr>
            <w:tblStyle w:val="21"/>
            <w:tblW w:w="16229" w:type="pct"/>
            <w:tblLook w:val="04A0" w:firstRow="1" w:lastRow="0" w:firstColumn="1" w:lastColumn="0" w:noHBand="0" w:noVBand="1"/>
          </w:tblPr>
        </w:tblPrChange>
      </w:tblPr>
      <w:tblGrid>
        <w:gridCol w:w="906"/>
        <w:gridCol w:w="93"/>
        <w:gridCol w:w="1404"/>
        <w:gridCol w:w="372"/>
        <w:gridCol w:w="825"/>
        <w:gridCol w:w="299"/>
        <w:gridCol w:w="752"/>
        <w:gridCol w:w="371"/>
        <w:gridCol w:w="4415"/>
        <w:gridCol w:w="4487"/>
        <w:gridCol w:w="4581"/>
        <w:gridCol w:w="4581"/>
        <w:gridCol w:w="4575"/>
        <w:tblGridChange w:id="9">
          <w:tblGrid>
            <w:gridCol w:w="906"/>
            <w:gridCol w:w="4"/>
            <w:gridCol w:w="89"/>
            <w:gridCol w:w="1404"/>
            <w:gridCol w:w="5"/>
            <w:gridCol w:w="365"/>
            <w:gridCol w:w="827"/>
            <w:gridCol w:w="3"/>
            <w:gridCol w:w="295"/>
            <w:gridCol w:w="753"/>
            <w:gridCol w:w="1"/>
            <w:gridCol w:w="370"/>
            <w:gridCol w:w="4414"/>
            <w:gridCol w:w="1"/>
            <w:gridCol w:w="4487"/>
            <w:gridCol w:w="4581"/>
            <w:gridCol w:w="4581"/>
            <w:gridCol w:w="4575"/>
          </w:tblGrid>
        </w:tblGridChange>
      </w:tblGrid>
      <w:tr w:rsidR="004177AE" w:rsidRPr="00B168B7" w:rsidTr="002D3580">
        <w:trPr>
          <w:gridAfter w:val="4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3294" w:type="pct"/>
          <w:trPrChange w:id="10" w:author="陈天华" w:date="2014-05-26T14:34:00Z">
            <w:trPr>
              <w:gridAfter w:val="4"/>
              <w:wAfter w:w="3459" w:type="pct"/>
            </w:trPr>
          </w:trPrChange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4" w:type="pct"/>
            <w:tcPrChange w:id="11" w:author="陈天华" w:date="2014-05-26T14:34:00Z">
              <w:tcPr>
                <w:tcW w:w="185" w:type="pct"/>
                <w:gridSpan w:val="2"/>
              </w:tcPr>
            </w:tcPrChange>
          </w:tcPr>
          <w:p w:rsidR="005A4C2F" w:rsidRPr="00B168B7" w:rsidRDefault="005A4C2F" w:rsidP="00412B1C">
            <w:pPr>
              <w:cnfStyle w:val="101000000100" w:firstRow="1" w:lastRow="0" w:firstColumn="1" w:lastColumn="0" w:oddVBand="0" w:evenVBand="0" w:oddHBand="0" w:evenHBand="0" w:firstRowFirstColumn="1" w:firstRowLastColumn="0" w:lastRowFirstColumn="0" w:lastRowLastColumn="0"/>
              <w:rPr>
                <w:sz w:val="20"/>
              </w:rPr>
            </w:pPr>
            <w:r w:rsidRPr="00B168B7">
              <w:rPr>
                <w:rFonts w:hint="eastAsia"/>
                <w:sz w:val="20"/>
              </w:rPr>
              <w:t>位置序号</w:t>
            </w:r>
          </w:p>
        </w:tc>
        <w:tc>
          <w:tcPr>
            <w:tcW w:w="271" w:type="pct"/>
            <w:gridSpan w:val="2"/>
            <w:tcPrChange w:id="12" w:author="陈天华" w:date="2014-05-26T14:34:00Z">
              <w:tcPr>
                <w:tcW w:w="238" w:type="pct"/>
                <w:gridSpan w:val="3"/>
              </w:tcPr>
            </w:tcPrChange>
          </w:tcPr>
          <w:p w:rsidR="005A4C2F" w:rsidRPr="00B168B7" w:rsidRDefault="005A4C2F" w:rsidP="00412B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B168B7">
              <w:rPr>
                <w:rFonts w:hint="eastAsia"/>
                <w:sz w:val="20"/>
              </w:rPr>
              <w:t>名称</w:t>
            </w:r>
          </w:p>
        </w:tc>
        <w:tc>
          <w:tcPr>
            <w:tcW w:w="216" w:type="pct"/>
            <w:gridSpan w:val="2"/>
            <w:tcPrChange w:id="13" w:author="陈天华" w:date="2014-05-26T14:34:00Z">
              <w:tcPr>
                <w:tcW w:w="190" w:type="pct"/>
                <w:gridSpan w:val="3"/>
              </w:tcPr>
            </w:tcPrChange>
          </w:tcPr>
          <w:p w:rsidR="005A4C2F" w:rsidRPr="00B168B7" w:rsidRDefault="005A4C2F" w:rsidP="00412B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B168B7">
              <w:rPr>
                <w:rFonts w:hint="eastAsia"/>
                <w:sz w:val="20"/>
              </w:rPr>
              <w:t>类型</w:t>
            </w:r>
          </w:p>
        </w:tc>
        <w:tc>
          <w:tcPr>
            <w:tcW w:w="190" w:type="pct"/>
            <w:gridSpan w:val="2"/>
            <w:tcPrChange w:id="14" w:author="陈天华" w:date="2014-05-26T14:34:00Z">
              <w:tcPr>
                <w:tcW w:w="167" w:type="pct"/>
                <w:gridSpan w:val="3"/>
              </w:tcPr>
            </w:tcPrChange>
          </w:tcPr>
          <w:p w:rsidR="005A4C2F" w:rsidRPr="00B168B7" w:rsidRDefault="005A4C2F" w:rsidP="00412B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B168B7">
              <w:rPr>
                <w:rFonts w:hint="eastAsia"/>
                <w:sz w:val="20"/>
              </w:rPr>
              <w:t>尺寸</w:t>
            </w:r>
          </w:p>
        </w:tc>
        <w:tc>
          <w:tcPr>
            <w:tcW w:w="865" w:type="pct"/>
            <w:gridSpan w:val="2"/>
            <w:tcPrChange w:id="15" w:author="陈天华" w:date="2014-05-26T14:34:00Z">
              <w:tcPr>
                <w:tcW w:w="761" w:type="pct"/>
                <w:gridSpan w:val="2"/>
              </w:tcPr>
            </w:tcPrChange>
          </w:tcPr>
          <w:p w:rsidR="005A4C2F" w:rsidRPr="00B168B7" w:rsidRDefault="005A4C2F" w:rsidP="00412B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rFonts w:hint="eastAsia"/>
                <w:sz w:val="20"/>
              </w:rPr>
              <w:t>备注</w:t>
            </w:r>
          </w:p>
        </w:tc>
      </w:tr>
      <w:tr w:rsidR="00CB69E0" w:rsidRPr="00B168B7" w:rsidTr="002D3580">
        <w:trPr>
          <w:gridAfter w:val="4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294" w:type="pct"/>
          <w:trPrChange w:id="16" w:author="陈天华" w:date="2014-05-26T14:34:00Z">
            <w:trPr>
              <w:gridAfter w:val="4"/>
              <w:wAfter w:w="3459" w:type="pct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" w:type="pct"/>
            <w:tcPrChange w:id="17" w:author="陈天华" w:date="2014-05-26T14:34:00Z">
              <w:tcPr>
                <w:tcW w:w="185" w:type="pct"/>
                <w:gridSpan w:val="2"/>
              </w:tcPr>
            </w:tcPrChange>
          </w:tcPr>
          <w:p w:rsidR="00CB69E0" w:rsidRPr="00A64128" w:rsidRDefault="00CB69E0" w:rsidP="00412B1C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A64128">
              <w:rPr>
                <w:rFonts w:hint="eastAsia"/>
                <w:sz w:val="32"/>
                <w:szCs w:val="32"/>
              </w:rPr>
              <w:t>1</w:t>
            </w:r>
          </w:p>
        </w:tc>
        <w:tc>
          <w:tcPr>
            <w:tcW w:w="271" w:type="pct"/>
            <w:gridSpan w:val="2"/>
            <w:tcPrChange w:id="18" w:author="陈天华" w:date="2014-05-26T14:34:00Z">
              <w:tcPr>
                <w:tcW w:w="238" w:type="pct"/>
                <w:gridSpan w:val="3"/>
              </w:tcPr>
            </w:tcPrChange>
          </w:tcPr>
          <w:p w:rsidR="00CB69E0" w:rsidRPr="00B168B7" w:rsidRDefault="00CB69E0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B168B7">
              <w:rPr>
                <w:rFonts w:hint="eastAsia"/>
                <w:sz w:val="20"/>
              </w:rPr>
              <w:t>角色战力</w:t>
            </w:r>
          </w:p>
        </w:tc>
        <w:tc>
          <w:tcPr>
            <w:tcW w:w="216" w:type="pct"/>
            <w:gridSpan w:val="2"/>
            <w:tcPrChange w:id="19" w:author="陈天华" w:date="2014-05-26T14:34:00Z">
              <w:tcPr>
                <w:tcW w:w="190" w:type="pct"/>
                <w:gridSpan w:val="3"/>
              </w:tcPr>
            </w:tcPrChange>
          </w:tcPr>
          <w:p w:rsidR="00CB69E0" w:rsidRPr="00B168B7" w:rsidRDefault="00256E05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256E05">
              <w:rPr>
                <w:rFonts w:hint="eastAsia"/>
                <w:sz w:val="20"/>
                <w:highlight w:val="yellow"/>
              </w:rPr>
              <w:t>普通显示</w:t>
            </w:r>
            <w:r w:rsidR="00CB69E0" w:rsidRPr="00256E05">
              <w:rPr>
                <w:rFonts w:hint="eastAsia"/>
                <w:sz w:val="20"/>
                <w:highlight w:val="yellow"/>
              </w:rPr>
              <w:t>文本</w:t>
            </w:r>
          </w:p>
        </w:tc>
        <w:tc>
          <w:tcPr>
            <w:tcW w:w="190" w:type="pct"/>
            <w:gridSpan w:val="2"/>
            <w:tcPrChange w:id="20" w:author="陈天华" w:date="2014-05-26T14:34:00Z">
              <w:tcPr>
                <w:tcW w:w="167" w:type="pct"/>
                <w:gridSpan w:val="3"/>
              </w:tcPr>
            </w:tcPrChange>
          </w:tcPr>
          <w:p w:rsidR="00CB69E0" w:rsidRPr="00B168B7" w:rsidRDefault="00CB69E0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865" w:type="pct"/>
            <w:gridSpan w:val="2"/>
            <w:tcPrChange w:id="21" w:author="陈天华" w:date="2014-05-26T14:34:00Z">
              <w:tcPr>
                <w:tcW w:w="761" w:type="pct"/>
                <w:gridSpan w:val="2"/>
              </w:tcPr>
            </w:tcPrChange>
          </w:tcPr>
          <w:p w:rsidR="00CB69E0" w:rsidRPr="00B168B7" w:rsidRDefault="00C72D29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rFonts w:hint="eastAsia"/>
                <w:sz w:val="20"/>
              </w:rPr>
              <w:t>战力数值</w:t>
            </w:r>
            <w:r w:rsidR="00CB69E0">
              <w:rPr>
                <w:rFonts w:hint="eastAsia"/>
                <w:sz w:val="20"/>
              </w:rPr>
              <w:t>最大长度</w:t>
            </w:r>
            <w:r w:rsidR="00CB69E0">
              <w:rPr>
                <w:rFonts w:hint="eastAsia"/>
                <w:sz w:val="20"/>
              </w:rPr>
              <w:t>5</w:t>
            </w:r>
            <w:r w:rsidR="00CB69E0">
              <w:rPr>
                <w:rFonts w:hint="eastAsia"/>
                <w:sz w:val="20"/>
              </w:rPr>
              <w:t>个数字</w:t>
            </w:r>
            <w:r>
              <w:rPr>
                <w:rFonts w:hint="eastAsia"/>
                <w:sz w:val="20"/>
              </w:rPr>
              <w:t>，战力字样则由美术决定是否使用图片</w:t>
            </w:r>
          </w:p>
        </w:tc>
      </w:tr>
      <w:tr w:rsidR="00CB69E0" w:rsidRPr="00B168B7" w:rsidTr="002D3580">
        <w:trPr>
          <w:gridAfter w:val="4"/>
          <w:wAfter w:w="3294" w:type="pct"/>
          <w:trPrChange w:id="22" w:author="陈天华" w:date="2014-05-26T14:34:00Z">
            <w:trPr>
              <w:gridAfter w:val="4"/>
              <w:wAfter w:w="3459" w:type="pct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gridSpan w:val="2"/>
            <w:tcPrChange w:id="23" w:author="陈天华" w:date="2014-05-26T14:34:00Z">
              <w:tcPr>
                <w:tcW w:w="199" w:type="pct"/>
                <w:gridSpan w:val="3"/>
              </w:tcPr>
            </w:tcPrChange>
          </w:tcPr>
          <w:p w:rsidR="00CB69E0" w:rsidRPr="00A64128" w:rsidRDefault="00CB69E0" w:rsidP="00412B1C">
            <w:pPr>
              <w:rPr>
                <w:sz w:val="32"/>
                <w:szCs w:val="32"/>
              </w:rPr>
            </w:pPr>
            <w:r w:rsidRPr="00A64128">
              <w:rPr>
                <w:rFonts w:hint="eastAsia"/>
                <w:sz w:val="32"/>
                <w:szCs w:val="32"/>
              </w:rPr>
              <w:t>2</w:t>
            </w:r>
          </w:p>
        </w:tc>
        <w:tc>
          <w:tcPr>
            <w:tcW w:w="321" w:type="pct"/>
            <w:gridSpan w:val="2"/>
            <w:tcPrChange w:id="24" w:author="陈天华" w:date="2014-05-26T14:34:00Z">
              <w:tcPr>
                <w:tcW w:w="282" w:type="pct"/>
                <w:gridSpan w:val="3"/>
              </w:tcPr>
            </w:tcPrChange>
          </w:tcPr>
          <w:p w:rsidR="00CB69E0" w:rsidRPr="00B168B7" w:rsidRDefault="00CB69E0" w:rsidP="00412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B168B7">
              <w:rPr>
                <w:rFonts w:hint="eastAsia"/>
                <w:sz w:val="20"/>
              </w:rPr>
              <w:t>角色星级</w:t>
            </w:r>
          </w:p>
        </w:tc>
        <w:tc>
          <w:tcPr>
            <w:tcW w:w="203" w:type="pct"/>
            <w:gridSpan w:val="2"/>
            <w:tcPrChange w:id="25" w:author="陈天华" w:date="2014-05-26T14:34:00Z">
              <w:tcPr>
                <w:tcW w:w="179" w:type="pct"/>
                <w:gridSpan w:val="3"/>
              </w:tcPr>
            </w:tcPrChange>
          </w:tcPr>
          <w:p w:rsidR="00CB69E0" w:rsidRPr="00B168B7" w:rsidRDefault="00CB69E0" w:rsidP="00412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256E05">
              <w:rPr>
                <w:rFonts w:hint="eastAsia"/>
                <w:sz w:val="20"/>
                <w:highlight w:val="yellow"/>
              </w:rPr>
              <w:t>图片</w:t>
            </w:r>
          </w:p>
        </w:tc>
        <w:tc>
          <w:tcPr>
            <w:tcW w:w="203" w:type="pct"/>
            <w:gridSpan w:val="2"/>
            <w:tcPrChange w:id="26" w:author="陈天华" w:date="2014-05-26T14:34:00Z">
              <w:tcPr>
                <w:tcW w:w="179" w:type="pct"/>
                <w:gridSpan w:val="3"/>
              </w:tcPr>
            </w:tcPrChange>
          </w:tcPr>
          <w:p w:rsidR="00CB69E0" w:rsidRPr="00B168B7" w:rsidRDefault="00CB69E0" w:rsidP="00412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rFonts w:hint="eastAsia"/>
                <w:sz w:val="20"/>
              </w:rPr>
              <w:t>48X48</w:t>
            </w:r>
          </w:p>
        </w:tc>
        <w:tc>
          <w:tcPr>
            <w:tcW w:w="798" w:type="pct"/>
            <w:vMerge w:val="restart"/>
            <w:tcPrChange w:id="27" w:author="陈天华" w:date="2014-05-26T14:34:00Z">
              <w:tcPr>
                <w:tcW w:w="701" w:type="pct"/>
                <w:vMerge w:val="restart"/>
              </w:tcPr>
            </w:tcPrChange>
          </w:tcPr>
          <w:p w:rsidR="00CB69E0" w:rsidRPr="001A5B70" w:rsidRDefault="00CB69E0" w:rsidP="004177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rFonts w:hint="eastAsia"/>
              </w:rPr>
              <w:t>星级越</w:t>
            </w:r>
            <w:proofErr w:type="gramEnd"/>
            <w:r>
              <w:rPr>
                <w:rFonts w:hint="eastAsia"/>
              </w:rPr>
              <w:t>高，显示的星数越多，最多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颗，显示时分为</w:t>
            </w:r>
            <w:r w:rsidRPr="00F13243">
              <w:rPr>
                <w:noProof/>
              </w:rPr>
              <w:drawing>
                <wp:inline distT="0" distB="0" distL="0" distR="0" wp14:anchorId="3999F938" wp14:editId="62FAB9A0">
                  <wp:extent cx="266737" cy="323895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37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和</w:t>
            </w:r>
            <w:r w:rsidRPr="00F13243">
              <w:rPr>
                <w:noProof/>
              </w:rPr>
              <w:drawing>
                <wp:inline distT="0" distB="0" distL="0" distR="0" wp14:anchorId="47B018A0" wp14:editId="49AD825F">
                  <wp:extent cx="266737" cy="352474"/>
                  <wp:effectExtent l="0" t="0" r="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37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两种，</w:t>
            </w:r>
            <w:r w:rsidRPr="00F13243">
              <w:rPr>
                <w:noProof/>
              </w:rPr>
              <w:drawing>
                <wp:inline distT="0" distB="0" distL="0" distR="0" wp14:anchorId="206F64F5" wp14:editId="6C80DACD">
                  <wp:extent cx="266737" cy="323895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37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表示角色的当前星级，</w:t>
            </w:r>
            <w:r w:rsidRPr="00F13243">
              <w:rPr>
                <w:noProof/>
              </w:rPr>
              <w:drawing>
                <wp:inline distT="0" distB="0" distL="0" distR="0" wp14:anchorId="2656D579" wp14:editId="6C48451E">
                  <wp:extent cx="266737" cy="352474"/>
                  <wp:effectExtent l="0" t="0" r="0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37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表示该角色的最大星级</w:t>
            </w:r>
          </w:p>
        </w:tc>
      </w:tr>
      <w:tr w:rsidR="00CB69E0" w:rsidRPr="00B168B7" w:rsidTr="002D3580">
        <w:trPr>
          <w:gridAfter w:val="4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294" w:type="pct"/>
          <w:trPrChange w:id="28" w:author="陈天华" w:date="2014-05-26T14:34:00Z">
            <w:trPr>
              <w:gridAfter w:val="4"/>
              <w:wAfter w:w="3459" w:type="pct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gridSpan w:val="2"/>
            <w:tcPrChange w:id="29" w:author="陈天华" w:date="2014-05-26T14:34:00Z">
              <w:tcPr>
                <w:tcW w:w="199" w:type="pct"/>
                <w:gridSpan w:val="3"/>
              </w:tcPr>
            </w:tcPrChange>
          </w:tcPr>
          <w:p w:rsidR="00CB69E0" w:rsidRPr="00A64128" w:rsidRDefault="00CB69E0" w:rsidP="00412B1C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321" w:type="pct"/>
            <w:gridSpan w:val="2"/>
            <w:tcPrChange w:id="30" w:author="陈天华" w:date="2014-05-26T14:34:00Z">
              <w:tcPr>
                <w:tcW w:w="282" w:type="pct"/>
                <w:gridSpan w:val="3"/>
              </w:tcPr>
            </w:tcPrChange>
          </w:tcPr>
          <w:p w:rsidR="00CB69E0" w:rsidRPr="00B168B7" w:rsidRDefault="00CB69E0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203" w:type="pct"/>
            <w:gridSpan w:val="2"/>
            <w:tcPrChange w:id="31" w:author="陈天华" w:date="2014-05-26T14:34:00Z">
              <w:tcPr>
                <w:tcW w:w="179" w:type="pct"/>
                <w:gridSpan w:val="3"/>
              </w:tcPr>
            </w:tcPrChange>
          </w:tcPr>
          <w:p w:rsidR="00CB69E0" w:rsidRDefault="00CB69E0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203" w:type="pct"/>
            <w:gridSpan w:val="2"/>
            <w:tcPrChange w:id="32" w:author="陈天华" w:date="2014-05-26T14:34:00Z">
              <w:tcPr>
                <w:tcW w:w="179" w:type="pct"/>
                <w:gridSpan w:val="3"/>
              </w:tcPr>
            </w:tcPrChange>
          </w:tcPr>
          <w:p w:rsidR="00CB69E0" w:rsidRDefault="00CB69E0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798" w:type="pct"/>
            <w:vMerge/>
            <w:tcPrChange w:id="33" w:author="陈天华" w:date="2014-05-26T14:34:00Z">
              <w:tcPr>
                <w:tcW w:w="701" w:type="pct"/>
                <w:vMerge/>
              </w:tcPr>
            </w:tcPrChange>
          </w:tcPr>
          <w:p w:rsidR="00CB69E0" w:rsidRDefault="00CB69E0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9E0" w:rsidRPr="00B168B7" w:rsidTr="002D3580">
        <w:trPr>
          <w:gridAfter w:val="4"/>
          <w:wAfter w:w="3294" w:type="pct"/>
          <w:trPrChange w:id="34" w:author="陈天华" w:date="2014-05-26T14:34:00Z">
            <w:trPr>
              <w:gridAfter w:val="4"/>
              <w:wAfter w:w="3459" w:type="pct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" w:type="pct"/>
            <w:gridSpan w:val="2"/>
            <w:tcPrChange w:id="35" w:author="陈天华" w:date="2014-05-26T14:34:00Z">
              <w:tcPr>
                <w:tcW w:w="199" w:type="pct"/>
                <w:gridSpan w:val="3"/>
              </w:tcPr>
            </w:tcPrChange>
          </w:tcPr>
          <w:p w:rsidR="00CB69E0" w:rsidRPr="00A64128" w:rsidRDefault="00CB69E0" w:rsidP="00412B1C">
            <w:pPr>
              <w:rPr>
                <w:sz w:val="32"/>
                <w:szCs w:val="32"/>
              </w:rPr>
            </w:pPr>
          </w:p>
        </w:tc>
        <w:tc>
          <w:tcPr>
            <w:tcW w:w="321" w:type="pct"/>
            <w:gridSpan w:val="2"/>
            <w:tcPrChange w:id="36" w:author="陈天华" w:date="2014-05-26T14:34:00Z">
              <w:tcPr>
                <w:tcW w:w="282" w:type="pct"/>
                <w:gridSpan w:val="3"/>
              </w:tcPr>
            </w:tcPrChange>
          </w:tcPr>
          <w:p w:rsidR="00CB69E0" w:rsidRPr="00B168B7" w:rsidRDefault="00CB69E0" w:rsidP="00412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203" w:type="pct"/>
            <w:gridSpan w:val="2"/>
            <w:tcPrChange w:id="37" w:author="陈天华" w:date="2014-05-26T14:34:00Z">
              <w:tcPr>
                <w:tcW w:w="179" w:type="pct"/>
                <w:gridSpan w:val="3"/>
              </w:tcPr>
            </w:tcPrChange>
          </w:tcPr>
          <w:p w:rsidR="00CB69E0" w:rsidRDefault="00CB69E0" w:rsidP="00412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203" w:type="pct"/>
            <w:gridSpan w:val="2"/>
            <w:tcPrChange w:id="38" w:author="陈天华" w:date="2014-05-26T14:34:00Z">
              <w:tcPr>
                <w:tcW w:w="179" w:type="pct"/>
                <w:gridSpan w:val="3"/>
              </w:tcPr>
            </w:tcPrChange>
          </w:tcPr>
          <w:p w:rsidR="00CB69E0" w:rsidRDefault="00CB69E0" w:rsidP="00412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798" w:type="pct"/>
            <w:vMerge/>
            <w:tcPrChange w:id="39" w:author="陈天华" w:date="2014-05-26T14:34:00Z">
              <w:tcPr>
                <w:tcW w:w="701" w:type="pct"/>
                <w:vMerge/>
              </w:tcPr>
            </w:tcPrChange>
          </w:tcPr>
          <w:p w:rsidR="00CB69E0" w:rsidRDefault="00CB69E0" w:rsidP="00412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69E0" w:rsidRPr="00426F78" w:rsidTr="002D3580">
        <w:trPr>
          <w:gridAfter w:val="4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294" w:type="pct"/>
          <w:trPrChange w:id="40" w:author="陈天华" w:date="2014-05-26T14:34:00Z">
            <w:trPr>
              <w:gridAfter w:val="4"/>
              <w:wAfter w:w="3459" w:type="pct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" w:type="pct"/>
            <w:tcPrChange w:id="41" w:author="陈天华" w:date="2014-05-26T14:34:00Z">
              <w:tcPr>
                <w:tcW w:w="185" w:type="pct"/>
                <w:gridSpan w:val="2"/>
              </w:tcPr>
            </w:tcPrChange>
          </w:tcPr>
          <w:p w:rsidR="00CB69E0" w:rsidRPr="00A64128" w:rsidRDefault="00CB69E0" w:rsidP="00412B1C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A64128">
              <w:rPr>
                <w:rFonts w:hint="eastAsia"/>
                <w:sz w:val="32"/>
                <w:szCs w:val="32"/>
              </w:rPr>
              <w:t>3</w:t>
            </w:r>
          </w:p>
        </w:tc>
        <w:tc>
          <w:tcPr>
            <w:tcW w:w="271" w:type="pct"/>
            <w:gridSpan w:val="2"/>
            <w:tcPrChange w:id="42" w:author="陈天华" w:date="2014-05-26T14:34:00Z">
              <w:tcPr>
                <w:tcW w:w="238" w:type="pct"/>
                <w:gridSpan w:val="3"/>
              </w:tcPr>
            </w:tcPrChange>
          </w:tcPr>
          <w:p w:rsidR="00CB69E0" w:rsidRPr="00426F78" w:rsidRDefault="00CB69E0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返回按钮</w:t>
            </w:r>
          </w:p>
        </w:tc>
        <w:tc>
          <w:tcPr>
            <w:tcW w:w="216" w:type="pct"/>
            <w:gridSpan w:val="2"/>
            <w:tcPrChange w:id="43" w:author="陈天华" w:date="2014-05-26T14:34:00Z">
              <w:tcPr>
                <w:tcW w:w="190" w:type="pct"/>
                <w:gridSpan w:val="3"/>
              </w:tcPr>
            </w:tcPrChange>
          </w:tcPr>
          <w:p w:rsidR="00CB69E0" w:rsidRPr="00256E05" w:rsidRDefault="00CB69E0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highlight w:val="yellow"/>
              </w:rPr>
            </w:pPr>
            <w:r w:rsidRPr="00256E05">
              <w:rPr>
                <w:rFonts w:hint="eastAsia"/>
                <w:sz w:val="18"/>
                <w:szCs w:val="18"/>
                <w:highlight w:val="yellow"/>
              </w:rPr>
              <w:t>按钮</w:t>
            </w:r>
          </w:p>
        </w:tc>
        <w:tc>
          <w:tcPr>
            <w:tcW w:w="190" w:type="pct"/>
            <w:gridSpan w:val="2"/>
            <w:tcPrChange w:id="44" w:author="陈天华" w:date="2014-05-26T14:34:00Z">
              <w:tcPr>
                <w:tcW w:w="167" w:type="pct"/>
                <w:gridSpan w:val="3"/>
              </w:tcPr>
            </w:tcPrChange>
          </w:tcPr>
          <w:p w:rsidR="00CB69E0" w:rsidRPr="00426F78" w:rsidRDefault="00CB69E0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26F78">
              <w:rPr>
                <w:rFonts w:hint="eastAsia"/>
                <w:sz w:val="18"/>
                <w:szCs w:val="18"/>
              </w:rPr>
              <w:t>120X70</w:t>
            </w:r>
          </w:p>
        </w:tc>
        <w:tc>
          <w:tcPr>
            <w:tcW w:w="865" w:type="pct"/>
            <w:gridSpan w:val="2"/>
            <w:tcPrChange w:id="45" w:author="陈天华" w:date="2014-05-26T14:34:00Z">
              <w:tcPr>
                <w:tcW w:w="761" w:type="pct"/>
                <w:gridSpan w:val="2"/>
              </w:tcPr>
            </w:tcPrChange>
          </w:tcPr>
          <w:p w:rsidR="00CB69E0" w:rsidRPr="00426F78" w:rsidRDefault="00CB69E0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26F78">
              <w:rPr>
                <w:rFonts w:hint="eastAsia"/>
                <w:sz w:val="18"/>
                <w:szCs w:val="18"/>
              </w:rPr>
              <w:t>点击后返回上级界面</w:t>
            </w:r>
          </w:p>
        </w:tc>
      </w:tr>
      <w:tr w:rsidR="00684523" w:rsidRPr="00684523" w:rsidTr="006B0E8A">
        <w:trPr>
          <w:gridAfter w:val="4"/>
          <w:wAfter w:w="3294" w:type="pct"/>
          <w:trPrChange w:id="46" w:author="陈天华" w:date="2014-05-26T14:34:00Z">
            <w:trPr>
              <w:gridAfter w:val="4"/>
              <w:wAfter w:w="3459" w:type="pct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" w:type="pct"/>
            <w:tcPrChange w:id="47" w:author="陈天华" w:date="2014-05-26T14:34:00Z">
              <w:tcPr>
                <w:tcW w:w="185" w:type="pct"/>
                <w:gridSpan w:val="2"/>
              </w:tcPr>
            </w:tcPrChange>
          </w:tcPr>
          <w:p w:rsidR="00684523" w:rsidRPr="00A64128" w:rsidRDefault="00684523" w:rsidP="00412B1C">
            <w:pPr>
              <w:rPr>
                <w:sz w:val="32"/>
                <w:szCs w:val="32"/>
              </w:rPr>
            </w:pPr>
            <w:r w:rsidRPr="00A64128">
              <w:rPr>
                <w:rFonts w:hint="eastAsia"/>
                <w:sz w:val="32"/>
                <w:szCs w:val="32"/>
              </w:rPr>
              <w:t>4</w:t>
            </w:r>
          </w:p>
        </w:tc>
        <w:tc>
          <w:tcPr>
            <w:tcW w:w="1542" w:type="pct"/>
            <w:gridSpan w:val="8"/>
            <w:tcPrChange w:id="48" w:author="陈天华" w:date="2014-05-26T14:34:00Z">
              <w:tcPr>
                <w:tcW w:w="1356" w:type="pct"/>
                <w:gridSpan w:val="11"/>
              </w:tcPr>
            </w:tcPrChange>
          </w:tcPr>
          <w:p w:rsidR="00684523" w:rsidRPr="00426F78" w:rsidRDefault="00684523" w:rsidP="00412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角色</w:t>
            </w:r>
            <w:r w:rsidR="006929FC">
              <w:rPr>
                <w:rFonts w:hint="eastAsia"/>
                <w:sz w:val="18"/>
                <w:szCs w:val="18"/>
              </w:rPr>
              <w:t>基本信息显示区域：用于显示</w:t>
            </w:r>
            <w:r w:rsidR="005C56F3">
              <w:rPr>
                <w:rFonts w:hint="eastAsia"/>
                <w:sz w:val="18"/>
                <w:szCs w:val="18"/>
              </w:rPr>
              <w:t>角色</w:t>
            </w:r>
            <w:r w:rsidR="00E27707">
              <w:rPr>
                <w:rFonts w:hint="eastAsia"/>
                <w:sz w:val="18"/>
                <w:szCs w:val="18"/>
              </w:rPr>
              <w:t>等级、</w:t>
            </w:r>
            <w:r w:rsidR="005C56F3">
              <w:rPr>
                <w:rFonts w:hint="eastAsia"/>
                <w:sz w:val="18"/>
                <w:szCs w:val="18"/>
              </w:rPr>
              <w:t>角色</w:t>
            </w:r>
            <w:r w:rsidR="00E27707">
              <w:rPr>
                <w:rFonts w:hint="eastAsia"/>
                <w:sz w:val="18"/>
                <w:szCs w:val="18"/>
              </w:rPr>
              <w:t>经验</w:t>
            </w:r>
            <w:r w:rsidR="005C56F3">
              <w:rPr>
                <w:rFonts w:hint="eastAsia"/>
                <w:sz w:val="18"/>
                <w:szCs w:val="18"/>
              </w:rPr>
              <w:t>角色</w:t>
            </w:r>
            <w:r w:rsidR="00E27707">
              <w:rPr>
                <w:rFonts w:hint="eastAsia"/>
                <w:sz w:val="18"/>
                <w:szCs w:val="18"/>
              </w:rPr>
              <w:t>、名字、职业标识</w:t>
            </w:r>
          </w:p>
        </w:tc>
      </w:tr>
      <w:tr w:rsidR="00684523" w:rsidRPr="00684523" w:rsidTr="002D3580">
        <w:trPr>
          <w:gridAfter w:val="4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294" w:type="pct"/>
          <w:trPrChange w:id="49" w:author="陈天华" w:date="2014-05-26T14:34:00Z">
            <w:trPr>
              <w:gridAfter w:val="4"/>
              <w:wAfter w:w="3459" w:type="pct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gridSpan w:val="9"/>
            <w:tcPrChange w:id="50" w:author="陈天华" w:date="2014-05-26T14:34:00Z">
              <w:tcPr>
                <w:tcW w:w="1541" w:type="pct"/>
                <w:gridSpan w:val="13"/>
              </w:tcPr>
            </w:tcPrChange>
          </w:tcPr>
          <w:p w:rsidR="00684523" w:rsidRDefault="00B31005" w:rsidP="00412B1C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拆解</w:t>
            </w:r>
          </w:p>
          <w:p w:rsidR="00B31005" w:rsidRDefault="00B31005" w:rsidP="00412B1C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31005">
              <w:rPr>
                <w:noProof/>
                <w:sz w:val="18"/>
                <w:szCs w:val="18"/>
              </w:rPr>
              <w:drawing>
                <wp:inline distT="0" distB="0" distL="0" distR="0" wp14:anchorId="447E0D6D" wp14:editId="32D5D99A">
                  <wp:extent cx="4667902" cy="1476581"/>
                  <wp:effectExtent l="0" t="0" r="0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902" cy="1476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7FA3" w:rsidRPr="00426F78" w:rsidTr="002D3580">
        <w:trPr>
          <w:gridAfter w:val="4"/>
          <w:wAfter w:w="3294" w:type="pct"/>
          <w:trPrChange w:id="51" w:author="陈天华" w:date="2014-05-26T14:34:00Z">
            <w:trPr>
              <w:gridAfter w:val="4"/>
              <w:wAfter w:w="3459" w:type="pct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" w:type="pct"/>
            <w:tcPrChange w:id="52" w:author="陈天华" w:date="2014-05-26T14:34:00Z">
              <w:tcPr>
                <w:tcW w:w="185" w:type="pct"/>
                <w:gridSpan w:val="2"/>
              </w:tcPr>
            </w:tcPrChange>
          </w:tcPr>
          <w:p w:rsidR="00747FA3" w:rsidRPr="00DC6644" w:rsidRDefault="00747FA3" w:rsidP="00412B1C">
            <w:pPr>
              <w:rPr>
                <w:sz w:val="32"/>
                <w:szCs w:val="32"/>
              </w:rPr>
            </w:pPr>
            <w:r w:rsidRPr="00DC6644">
              <w:rPr>
                <w:rFonts w:hint="eastAsia"/>
                <w:sz w:val="32"/>
                <w:szCs w:val="32"/>
              </w:rPr>
              <w:t>a</w:t>
            </w:r>
          </w:p>
        </w:tc>
        <w:tc>
          <w:tcPr>
            <w:tcW w:w="271" w:type="pct"/>
            <w:gridSpan w:val="2"/>
            <w:tcPrChange w:id="53" w:author="陈天华" w:date="2014-05-26T14:34:00Z">
              <w:tcPr>
                <w:tcW w:w="238" w:type="pct"/>
                <w:gridSpan w:val="3"/>
              </w:tcPr>
            </w:tcPrChange>
          </w:tcPr>
          <w:p w:rsidR="00747FA3" w:rsidRPr="00B168B7" w:rsidRDefault="00747FA3" w:rsidP="00412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B168B7">
              <w:rPr>
                <w:rFonts w:hint="eastAsia"/>
                <w:sz w:val="20"/>
              </w:rPr>
              <w:t>角色名字</w:t>
            </w:r>
          </w:p>
        </w:tc>
        <w:tc>
          <w:tcPr>
            <w:tcW w:w="216" w:type="pct"/>
            <w:gridSpan w:val="2"/>
            <w:tcPrChange w:id="54" w:author="陈天华" w:date="2014-05-26T14:34:00Z">
              <w:tcPr>
                <w:tcW w:w="190" w:type="pct"/>
                <w:gridSpan w:val="3"/>
              </w:tcPr>
            </w:tcPrChange>
          </w:tcPr>
          <w:p w:rsidR="00747FA3" w:rsidRPr="00B168B7" w:rsidRDefault="00293CF9" w:rsidP="00412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256E05">
              <w:rPr>
                <w:rFonts w:hint="eastAsia"/>
                <w:sz w:val="20"/>
                <w:highlight w:val="yellow"/>
              </w:rPr>
              <w:t>普通显示文本</w:t>
            </w:r>
          </w:p>
        </w:tc>
        <w:tc>
          <w:tcPr>
            <w:tcW w:w="190" w:type="pct"/>
            <w:gridSpan w:val="2"/>
            <w:tcPrChange w:id="55" w:author="陈天华" w:date="2014-05-26T14:34:00Z">
              <w:tcPr>
                <w:tcW w:w="167" w:type="pct"/>
                <w:gridSpan w:val="3"/>
              </w:tcPr>
            </w:tcPrChange>
          </w:tcPr>
          <w:p w:rsidR="00747FA3" w:rsidRPr="00B168B7" w:rsidRDefault="00747FA3" w:rsidP="00412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865" w:type="pct"/>
            <w:gridSpan w:val="2"/>
            <w:tcPrChange w:id="56" w:author="陈天华" w:date="2014-05-26T14:34:00Z">
              <w:tcPr>
                <w:tcW w:w="761" w:type="pct"/>
                <w:gridSpan w:val="2"/>
              </w:tcPr>
            </w:tcPrChange>
          </w:tcPr>
          <w:p w:rsidR="00747FA3" w:rsidRPr="00B168B7" w:rsidRDefault="00747FA3" w:rsidP="00412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rFonts w:hint="eastAsia"/>
                <w:sz w:val="20"/>
              </w:rPr>
              <w:t>最大长度</w:t>
            </w:r>
            <w:r>
              <w:rPr>
                <w:rFonts w:hint="eastAsia"/>
                <w:sz w:val="20"/>
              </w:rPr>
              <w:t>6</w:t>
            </w:r>
            <w:r>
              <w:rPr>
                <w:rFonts w:hint="eastAsia"/>
                <w:sz w:val="20"/>
              </w:rPr>
              <w:t>个汉字</w:t>
            </w:r>
            <w:r w:rsidR="00BE2EF1">
              <w:rPr>
                <w:rFonts w:hint="eastAsia"/>
                <w:sz w:val="20"/>
              </w:rPr>
              <w:t>，需</w:t>
            </w:r>
            <w:r w:rsidR="00BE2EF1" w:rsidRPr="00BE2EF1">
              <w:rPr>
                <w:rFonts w:hint="eastAsia"/>
                <w:sz w:val="20"/>
              </w:rPr>
              <w:t>用颜色体现角色品阶</w:t>
            </w:r>
            <w:r w:rsidR="00891F36">
              <w:rPr>
                <w:rFonts w:hint="eastAsia"/>
                <w:sz w:val="20"/>
              </w:rPr>
              <w:t>（品阶颜色需由美术决定）</w:t>
            </w:r>
          </w:p>
        </w:tc>
      </w:tr>
      <w:tr w:rsidR="00747FA3" w:rsidRPr="00426F78" w:rsidTr="002D3580">
        <w:trPr>
          <w:gridAfter w:val="4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294" w:type="pct"/>
          <w:trPrChange w:id="57" w:author="陈天华" w:date="2014-05-26T14:34:00Z">
            <w:trPr>
              <w:gridAfter w:val="4"/>
              <w:wAfter w:w="3459" w:type="pct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" w:type="pct"/>
            <w:tcPrChange w:id="58" w:author="陈天华" w:date="2014-05-26T14:34:00Z">
              <w:tcPr>
                <w:tcW w:w="185" w:type="pct"/>
                <w:gridSpan w:val="2"/>
              </w:tcPr>
            </w:tcPrChange>
          </w:tcPr>
          <w:p w:rsidR="00747FA3" w:rsidRPr="00DC6644" w:rsidRDefault="00747FA3" w:rsidP="00412B1C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DC6644">
              <w:rPr>
                <w:rFonts w:hint="eastAsia"/>
                <w:sz w:val="32"/>
                <w:szCs w:val="32"/>
              </w:rPr>
              <w:lastRenderedPageBreak/>
              <w:t>b</w:t>
            </w:r>
          </w:p>
        </w:tc>
        <w:tc>
          <w:tcPr>
            <w:tcW w:w="271" w:type="pct"/>
            <w:gridSpan w:val="2"/>
            <w:tcPrChange w:id="59" w:author="陈天华" w:date="2014-05-26T14:34:00Z">
              <w:tcPr>
                <w:tcW w:w="238" w:type="pct"/>
                <w:gridSpan w:val="3"/>
              </w:tcPr>
            </w:tcPrChange>
          </w:tcPr>
          <w:p w:rsidR="00747FA3" w:rsidRPr="00B168B7" w:rsidRDefault="00747FA3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B168B7">
              <w:rPr>
                <w:rFonts w:hint="eastAsia"/>
                <w:sz w:val="20"/>
              </w:rPr>
              <w:t>职业标识</w:t>
            </w:r>
          </w:p>
        </w:tc>
        <w:tc>
          <w:tcPr>
            <w:tcW w:w="216" w:type="pct"/>
            <w:gridSpan w:val="2"/>
            <w:tcPrChange w:id="60" w:author="陈天华" w:date="2014-05-26T14:34:00Z">
              <w:tcPr>
                <w:tcW w:w="190" w:type="pct"/>
                <w:gridSpan w:val="3"/>
              </w:tcPr>
            </w:tcPrChange>
          </w:tcPr>
          <w:p w:rsidR="00747FA3" w:rsidRPr="00B168B7" w:rsidRDefault="00747FA3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5C4C60">
              <w:rPr>
                <w:rFonts w:hint="eastAsia"/>
                <w:sz w:val="20"/>
                <w:highlight w:val="yellow"/>
              </w:rPr>
              <w:t>图片</w:t>
            </w:r>
          </w:p>
        </w:tc>
        <w:tc>
          <w:tcPr>
            <w:tcW w:w="190" w:type="pct"/>
            <w:gridSpan w:val="2"/>
            <w:tcPrChange w:id="61" w:author="陈天华" w:date="2014-05-26T14:34:00Z">
              <w:tcPr>
                <w:tcW w:w="167" w:type="pct"/>
                <w:gridSpan w:val="3"/>
              </w:tcPr>
            </w:tcPrChange>
          </w:tcPr>
          <w:p w:rsidR="00747FA3" w:rsidRPr="00B168B7" w:rsidRDefault="00747FA3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rFonts w:hint="eastAsia"/>
                <w:sz w:val="20"/>
              </w:rPr>
              <w:t>48X48</w:t>
            </w:r>
          </w:p>
        </w:tc>
        <w:tc>
          <w:tcPr>
            <w:tcW w:w="865" w:type="pct"/>
            <w:gridSpan w:val="2"/>
            <w:tcPrChange w:id="62" w:author="陈天华" w:date="2014-05-26T14:34:00Z">
              <w:tcPr>
                <w:tcW w:w="761" w:type="pct"/>
                <w:gridSpan w:val="2"/>
              </w:tcPr>
            </w:tcPrChange>
          </w:tcPr>
          <w:p w:rsidR="00747FA3" w:rsidRPr="00B168B7" w:rsidRDefault="00747FA3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C940F0" w:rsidRPr="00426F78" w:rsidTr="002D3580">
        <w:trPr>
          <w:gridAfter w:val="4"/>
          <w:wAfter w:w="3294" w:type="pct"/>
          <w:trPrChange w:id="63" w:author="陈天华" w:date="2014-05-26T14:34:00Z">
            <w:trPr>
              <w:gridAfter w:val="4"/>
              <w:wAfter w:w="3459" w:type="pct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" w:type="pct"/>
            <w:tcPrChange w:id="64" w:author="陈天华" w:date="2014-05-26T14:34:00Z">
              <w:tcPr>
                <w:tcW w:w="185" w:type="pct"/>
                <w:gridSpan w:val="2"/>
              </w:tcPr>
            </w:tcPrChange>
          </w:tcPr>
          <w:p w:rsidR="00C940F0" w:rsidRPr="00DC6644" w:rsidRDefault="00C940F0" w:rsidP="00412B1C">
            <w:pPr>
              <w:rPr>
                <w:sz w:val="32"/>
                <w:szCs w:val="32"/>
              </w:rPr>
            </w:pPr>
            <w:r w:rsidRPr="00DC6644">
              <w:rPr>
                <w:rFonts w:hint="eastAsia"/>
                <w:sz w:val="32"/>
                <w:szCs w:val="32"/>
              </w:rPr>
              <w:t>c</w:t>
            </w:r>
          </w:p>
        </w:tc>
        <w:tc>
          <w:tcPr>
            <w:tcW w:w="271" w:type="pct"/>
            <w:gridSpan w:val="2"/>
            <w:tcPrChange w:id="65" w:author="陈天华" w:date="2014-05-26T14:34:00Z">
              <w:tcPr>
                <w:tcW w:w="238" w:type="pct"/>
                <w:gridSpan w:val="3"/>
              </w:tcPr>
            </w:tcPrChange>
          </w:tcPr>
          <w:p w:rsidR="00C940F0" w:rsidRPr="00B168B7" w:rsidRDefault="00C940F0" w:rsidP="00412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B168B7">
              <w:rPr>
                <w:rFonts w:hint="eastAsia"/>
                <w:sz w:val="20"/>
              </w:rPr>
              <w:t>角色等级</w:t>
            </w:r>
          </w:p>
        </w:tc>
        <w:tc>
          <w:tcPr>
            <w:tcW w:w="216" w:type="pct"/>
            <w:gridSpan w:val="2"/>
            <w:tcPrChange w:id="66" w:author="陈天华" w:date="2014-05-26T14:34:00Z">
              <w:tcPr>
                <w:tcW w:w="190" w:type="pct"/>
                <w:gridSpan w:val="3"/>
              </w:tcPr>
            </w:tcPrChange>
          </w:tcPr>
          <w:p w:rsidR="00C940F0" w:rsidRPr="00B168B7" w:rsidRDefault="00293CF9" w:rsidP="00412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256E05">
              <w:rPr>
                <w:rFonts w:hint="eastAsia"/>
                <w:sz w:val="20"/>
                <w:highlight w:val="yellow"/>
              </w:rPr>
              <w:t>普通显示文本</w:t>
            </w:r>
          </w:p>
        </w:tc>
        <w:tc>
          <w:tcPr>
            <w:tcW w:w="190" w:type="pct"/>
            <w:gridSpan w:val="2"/>
            <w:tcPrChange w:id="67" w:author="陈天华" w:date="2014-05-26T14:34:00Z">
              <w:tcPr>
                <w:tcW w:w="167" w:type="pct"/>
                <w:gridSpan w:val="3"/>
              </w:tcPr>
            </w:tcPrChange>
          </w:tcPr>
          <w:p w:rsidR="00C940F0" w:rsidRPr="00B168B7" w:rsidRDefault="00C940F0" w:rsidP="00412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865" w:type="pct"/>
            <w:gridSpan w:val="2"/>
            <w:tcPrChange w:id="68" w:author="陈天华" w:date="2014-05-26T14:34:00Z">
              <w:tcPr>
                <w:tcW w:w="761" w:type="pct"/>
                <w:gridSpan w:val="2"/>
              </w:tcPr>
            </w:tcPrChange>
          </w:tcPr>
          <w:p w:rsidR="00C940F0" w:rsidRPr="00B168B7" w:rsidRDefault="00C940F0" w:rsidP="00412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rFonts w:hint="eastAsia"/>
                <w:sz w:val="20"/>
              </w:rPr>
              <w:t>最大长度</w:t>
            </w:r>
            <w:r>
              <w:rPr>
                <w:rFonts w:hint="eastAsia"/>
                <w:sz w:val="20"/>
              </w:rPr>
              <w:t>3</w:t>
            </w:r>
            <w:r>
              <w:rPr>
                <w:rFonts w:hint="eastAsia"/>
                <w:sz w:val="20"/>
              </w:rPr>
              <w:t>个数字</w:t>
            </w:r>
          </w:p>
        </w:tc>
      </w:tr>
      <w:tr w:rsidR="00C940F0" w:rsidRPr="00426F78" w:rsidTr="002D3580">
        <w:trPr>
          <w:gridAfter w:val="4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294" w:type="pct"/>
          <w:trPrChange w:id="69" w:author="陈天华" w:date="2014-05-26T14:34:00Z">
            <w:trPr>
              <w:gridAfter w:val="4"/>
              <w:wAfter w:w="3459" w:type="pct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" w:type="pct"/>
            <w:tcPrChange w:id="70" w:author="陈天华" w:date="2014-05-26T14:34:00Z">
              <w:tcPr>
                <w:tcW w:w="185" w:type="pct"/>
                <w:gridSpan w:val="2"/>
              </w:tcPr>
            </w:tcPrChange>
          </w:tcPr>
          <w:p w:rsidR="00C940F0" w:rsidRPr="00DC6644" w:rsidRDefault="00C940F0" w:rsidP="00412B1C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DC6644">
              <w:rPr>
                <w:rFonts w:hint="eastAsia"/>
                <w:sz w:val="32"/>
                <w:szCs w:val="32"/>
              </w:rPr>
              <w:t>d</w:t>
            </w:r>
          </w:p>
        </w:tc>
        <w:tc>
          <w:tcPr>
            <w:tcW w:w="271" w:type="pct"/>
            <w:gridSpan w:val="2"/>
            <w:tcPrChange w:id="71" w:author="陈天华" w:date="2014-05-26T14:34:00Z">
              <w:tcPr>
                <w:tcW w:w="238" w:type="pct"/>
                <w:gridSpan w:val="3"/>
              </w:tcPr>
            </w:tcPrChange>
          </w:tcPr>
          <w:p w:rsidR="00C940F0" w:rsidRDefault="00C940F0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角色经验</w:t>
            </w:r>
          </w:p>
        </w:tc>
        <w:tc>
          <w:tcPr>
            <w:tcW w:w="216" w:type="pct"/>
            <w:gridSpan w:val="2"/>
            <w:tcPrChange w:id="72" w:author="陈天华" w:date="2014-05-26T14:34:00Z">
              <w:tcPr>
                <w:tcW w:w="190" w:type="pct"/>
                <w:gridSpan w:val="3"/>
              </w:tcPr>
            </w:tcPrChange>
          </w:tcPr>
          <w:p w:rsidR="00C940F0" w:rsidRPr="00426F78" w:rsidRDefault="00293CF9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56E05">
              <w:rPr>
                <w:rFonts w:hint="eastAsia"/>
                <w:sz w:val="20"/>
                <w:highlight w:val="yellow"/>
              </w:rPr>
              <w:t>普通显示文本</w:t>
            </w:r>
            <w:r w:rsidR="00C940F0">
              <w:rPr>
                <w:rFonts w:hint="eastAsia"/>
                <w:sz w:val="18"/>
                <w:szCs w:val="18"/>
              </w:rPr>
              <w:t>+</w:t>
            </w:r>
            <w:r w:rsidR="00C940F0" w:rsidRPr="00293CF9">
              <w:rPr>
                <w:rFonts w:hint="eastAsia"/>
                <w:sz w:val="18"/>
                <w:szCs w:val="18"/>
                <w:highlight w:val="yellow"/>
              </w:rPr>
              <w:t>进度条</w:t>
            </w:r>
          </w:p>
        </w:tc>
        <w:tc>
          <w:tcPr>
            <w:tcW w:w="190" w:type="pct"/>
            <w:gridSpan w:val="2"/>
            <w:tcPrChange w:id="73" w:author="陈天华" w:date="2014-05-26T14:34:00Z">
              <w:tcPr>
                <w:tcW w:w="167" w:type="pct"/>
                <w:gridSpan w:val="3"/>
              </w:tcPr>
            </w:tcPrChange>
          </w:tcPr>
          <w:p w:rsidR="00C940F0" w:rsidRPr="00426F78" w:rsidRDefault="00C940F0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865" w:type="pct"/>
            <w:gridSpan w:val="2"/>
            <w:tcPrChange w:id="74" w:author="陈天华" w:date="2014-05-26T14:34:00Z">
              <w:tcPr>
                <w:tcW w:w="761" w:type="pct"/>
                <w:gridSpan w:val="2"/>
              </w:tcPr>
            </w:tcPrChange>
          </w:tcPr>
          <w:p w:rsidR="00C940F0" w:rsidRDefault="00C940F0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文本显示形式：</w:t>
            </w:r>
            <w:r w:rsidR="003D2F67">
              <w:rPr>
                <w:rFonts w:hint="eastAsia"/>
                <w:sz w:val="18"/>
                <w:szCs w:val="18"/>
              </w:rPr>
              <w:t>当前经验</w:t>
            </w:r>
            <w:r w:rsidR="003D2F67">
              <w:rPr>
                <w:rFonts w:hint="eastAsia"/>
                <w:sz w:val="18"/>
                <w:szCs w:val="18"/>
              </w:rPr>
              <w:t>/</w:t>
            </w:r>
            <w:r w:rsidR="003D2F67">
              <w:rPr>
                <w:rFonts w:hint="eastAsia"/>
                <w:sz w:val="18"/>
                <w:szCs w:val="18"/>
              </w:rPr>
              <w:t>升级所需经验</w:t>
            </w:r>
          </w:p>
          <w:p w:rsidR="003D2F67" w:rsidRDefault="003D2F67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经验值的最大显示长度为</w:t>
            </w:r>
            <w:r>
              <w:rPr>
                <w:rFonts w:hint="eastAsia"/>
                <w:sz w:val="18"/>
                <w:szCs w:val="18"/>
              </w:rPr>
              <w:t>99999/99999</w:t>
            </w:r>
          </w:p>
          <w:p w:rsidR="003D4950" w:rsidRPr="003D2F67" w:rsidRDefault="003D4950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23865" w:rsidRPr="00426F78" w:rsidTr="002D3580">
        <w:trPr>
          <w:gridAfter w:val="4"/>
          <w:wAfter w:w="3294" w:type="pct"/>
          <w:trPrChange w:id="75" w:author="陈天华" w:date="2014-05-26T14:34:00Z">
            <w:trPr>
              <w:gridAfter w:val="4"/>
              <w:wAfter w:w="3459" w:type="pct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gridSpan w:val="9"/>
            <w:tcPrChange w:id="76" w:author="陈天华" w:date="2014-05-26T14:34:00Z">
              <w:tcPr>
                <w:tcW w:w="1541" w:type="pct"/>
                <w:gridSpan w:val="13"/>
              </w:tcPr>
            </w:tcPrChange>
          </w:tcPr>
          <w:p w:rsidR="00223865" w:rsidRPr="00DC6644" w:rsidRDefault="00223865" w:rsidP="00412B1C">
            <w:pPr>
              <w:rPr>
                <w:sz w:val="32"/>
                <w:szCs w:val="32"/>
              </w:rPr>
            </w:pPr>
          </w:p>
        </w:tc>
      </w:tr>
      <w:tr w:rsidR="00A72838" w:rsidRPr="00426F78" w:rsidTr="006B0E8A">
        <w:trPr>
          <w:gridAfter w:val="4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294" w:type="pct"/>
          <w:trPrChange w:id="77" w:author="陈天华" w:date="2014-05-26T14:34:00Z">
            <w:trPr>
              <w:gridAfter w:val="4"/>
              <w:wAfter w:w="3459" w:type="pct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" w:type="pct"/>
            <w:tcPrChange w:id="78" w:author="陈天华" w:date="2014-05-26T14:34:00Z">
              <w:tcPr>
                <w:tcW w:w="185" w:type="pct"/>
                <w:gridSpan w:val="2"/>
              </w:tcPr>
            </w:tcPrChange>
          </w:tcPr>
          <w:p w:rsidR="00A72838" w:rsidRPr="00DC6644" w:rsidRDefault="00A72838" w:rsidP="00412B1C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DC6644">
              <w:rPr>
                <w:rFonts w:hint="eastAsia"/>
                <w:sz w:val="32"/>
                <w:szCs w:val="32"/>
              </w:rPr>
              <w:t>5</w:t>
            </w:r>
          </w:p>
        </w:tc>
        <w:tc>
          <w:tcPr>
            <w:tcW w:w="1542" w:type="pct"/>
            <w:gridSpan w:val="8"/>
            <w:tcPrChange w:id="79" w:author="陈天华" w:date="2014-05-26T14:34:00Z">
              <w:tcPr>
                <w:tcW w:w="1356" w:type="pct"/>
                <w:gridSpan w:val="11"/>
              </w:tcPr>
            </w:tcPrChange>
          </w:tcPr>
          <w:p w:rsidR="00A72838" w:rsidRPr="00BE5C59" w:rsidRDefault="00A72838" w:rsidP="00BE5C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838">
              <w:rPr>
                <w:rFonts w:hint="eastAsia"/>
                <w:sz w:val="18"/>
                <w:szCs w:val="18"/>
              </w:rPr>
              <w:t>角色进化操作区域</w:t>
            </w:r>
            <w:r w:rsidR="00BE5C59">
              <w:rPr>
                <w:rFonts w:hint="eastAsia"/>
                <w:sz w:val="18"/>
                <w:szCs w:val="18"/>
              </w:rPr>
              <w:t>：</w:t>
            </w:r>
            <w:r w:rsidR="00492DDC">
              <w:rPr>
                <w:rFonts w:hint="eastAsia"/>
                <w:sz w:val="18"/>
                <w:szCs w:val="18"/>
              </w:rPr>
              <w:t>用于显示角色进化所需的召唤石信息及进化操作按钮，</w:t>
            </w:r>
            <w:r w:rsidR="00567789">
              <w:rPr>
                <w:rFonts w:hint="eastAsia"/>
                <w:sz w:val="18"/>
                <w:szCs w:val="18"/>
              </w:rPr>
              <w:t>分为两种显示样式</w:t>
            </w:r>
          </w:p>
        </w:tc>
      </w:tr>
      <w:tr w:rsidR="001223AA" w:rsidRPr="00426F78" w:rsidTr="002D3580">
        <w:trPr>
          <w:gridAfter w:val="4"/>
          <w:wAfter w:w="3294" w:type="pct"/>
          <w:trPrChange w:id="80" w:author="陈天华" w:date="2014-05-26T14:34:00Z">
            <w:trPr>
              <w:gridAfter w:val="4"/>
              <w:wAfter w:w="3459" w:type="pct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gridSpan w:val="9"/>
            <w:tcPrChange w:id="81" w:author="陈天华" w:date="2014-05-26T14:34:00Z">
              <w:tcPr>
                <w:tcW w:w="1541" w:type="pct"/>
                <w:gridSpan w:val="13"/>
              </w:tcPr>
            </w:tcPrChange>
          </w:tcPr>
          <w:p w:rsidR="001223AA" w:rsidRDefault="00686ECD" w:rsidP="00412B1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样式</w:t>
            </w:r>
            <w:proofErr w:type="gramStart"/>
            <w:r>
              <w:rPr>
                <w:rFonts w:hint="eastAsia"/>
                <w:sz w:val="18"/>
                <w:szCs w:val="18"/>
              </w:rPr>
              <w:t>一</w:t>
            </w:r>
            <w:proofErr w:type="gramEnd"/>
            <w:r>
              <w:rPr>
                <w:rFonts w:hint="eastAsia"/>
                <w:sz w:val="18"/>
                <w:szCs w:val="18"/>
              </w:rPr>
              <w:t>：</w:t>
            </w:r>
            <w:r w:rsidR="008A0F10">
              <w:rPr>
                <w:rFonts w:hint="eastAsia"/>
                <w:sz w:val="18"/>
                <w:szCs w:val="18"/>
              </w:rPr>
              <w:t>召唤石收集进度，</w:t>
            </w:r>
            <w:r w:rsidR="008A0F10" w:rsidRPr="008A0F10">
              <w:rPr>
                <w:rFonts w:hint="eastAsia"/>
                <w:color w:val="FFFF00"/>
                <w:sz w:val="18"/>
                <w:szCs w:val="18"/>
              </w:rPr>
              <w:t>这是该区域的</w:t>
            </w:r>
            <w:r w:rsidR="001223AA" w:rsidRPr="008A0F10">
              <w:rPr>
                <w:rFonts w:hint="eastAsia"/>
                <w:color w:val="FFFF00"/>
                <w:sz w:val="18"/>
                <w:szCs w:val="18"/>
              </w:rPr>
              <w:t>默认样式</w:t>
            </w:r>
          </w:p>
          <w:p w:rsidR="001223AA" w:rsidRPr="00426F78" w:rsidRDefault="001223AA" w:rsidP="00412B1C">
            <w:pPr>
              <w:rPr>
                <w:sz w:val="18"/>
                <w:szCs w:val="18"/>
              </w:rPr>
            </w:pPr>
            <w:r w:rsidRPr="00FA31EE">
              <w:rPr>
                <w:noProof/>
              </w:rPr>
              <w:drawing>
                <wp:inline distT="0" distB="0" distL="0" distR="0" wp14:anchorId="5109BBF7" wp14:editId="7D7CD675">
                  <wp:extent cx="1752600" cy="389467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845" cy="389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23AA" w:rsidRPr="00426F78" w:rsidTr="002D3580">
        <w:trPr>
          <w:gridAfter w:val="4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294" w:type="pct"/>
          <w:trPrChange w:id="82" w:author="陈天华" w:date="2014-05-26T14:34:00Z">
            <w:trPr>
              <w:gridAfter w:val="4"/>
              <w:wAfter w:w="3459" w:type="pct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" w:type="pct"/>
            <w:tcPrChange w:id="83" w:author="陈天华" w:date="2014-05-26T14:34:00Z">
              <w:tcPr>
                <w:tcW w:w="185" w:type="pct"/>
                <w:gridSpan w:val="2"/>
              </w:tcPr>
            </w:tcPrChange>
          </w:tcPr>
          <w:p w:rsidR="001223AA" w:rsidRDefault="001223AA" w:rsidP="00412B1C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71" w:type="pct"/>
            <w:gridSpan w:val="2"/>
            <w:tcPrChange w:id="84" w:author="陈天华" w:date="2014-05-26T14:34:00Z">
              <w:tcPr>
                <w:tcW w:w="238" w:type="pct"/>
                <w:gridSpan w:val="3"/>
              </w:tcPr>
            </w:tcPrChange>
          </w:tcPr>
          <w:p w:rsidR="001223AA" w:rsidRPr="00426F78" w:rsidRDefault="001223AA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16" w:type="pct"/>
            <w:gridSpan w:val="2"/>
            <w:tcPrChange w:id="85" w:author="陈天华" w:date="2014-05-26T14:34:00Z">
              <w:tcPr>
                <w:tcW w:w="190" w:type="pct"/>
                <w:gridSpan w:val="3"/>
              </w:tcPr>
            </w:tcPrChange>
          </w:tcPr>
          <w:p w:rsidR="001223AA" w:rsidRPr="00426F78" w:rsidRDefault="001223AA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90" w:type="pct"/>
            <w:gridSpan w:val="2"/>
            <w:tcPrChange w:id="86" w:author="陈天华" w:date="2014-05-26T14:34:00Z">
              <w:tcPr>
                <w:tcW w:w="167" w:type="pct"/>
                <w:gridSpan w:val="3"/>
              </w:tcPr>
            </w:tcPrChange>
          </w:tcPr>
          <w:p w:rsidR="001223AA" w:rsidRPr="00426F78" w:rsidRDefault="001223AA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865" w:type="pct"/>
            <w:gridSpan w:val="2"/>
            <w:tcPrChange w:id="87" w:author="陈天华" w:date="2014-05-26T14:34:00Z">
              <w:tcPr>
                <w:tcW w:w="761" w:type="pct"/>
                <w:gridSpan w:val="2"/>
              </w:tcPr>
            </w:tcPrChange>
          </w:tcPr>
          <w:p w:rsidR="001223AA" w:rsidRPr="00426F78" w:rsidRDefault="001223AA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1223AA" w:rsidRPr="00426F78" w:rsidTr="002D3580">
        <w:trPr>
          <w:gridAfter w:val="4"/>
          <w:wAfter w:w="3294" w:type="pct"/>
          <w:trPrChange w:id="88" w:author="陈天华" w:date="2014-05-26T14:34:00Z">
            <w:trPr>
              <w:gridAfter w:val="4"/>
              <w:wAfter w:w="3459" w:type="pct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gridSpan w:val="9"/>
            <w:tcPrChange w:id="89" w:author="陈天华" w:date="2014-05-26T14:34:00Z">
              <w:tcPr>
                <w:tcW w:w="1541" w:type="pct"/>
                <w:gridSpan w:val="13"/>
              </w:tcPr>
            </w:tcPrChange>
          </w:tcPr>
          <w:p w:rsidR="001223AA" w:rsidRDefault="00686ECD" w:rsidP="00412B1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样式二：</w:t>
            </w:r>
            <w:r w:rsidR="00837F87">
              <w:rPr>
                <w:rFonts w:hint="eastAsia"/>
                <w:sz w:val="18"/>
                <w:szCs w:val="18"/>
              </w:rPr>
              <w:t>进化操作按钮，</w:t>
            </w:r>
            <w:r w:rsidR="00C070C8" w:rsidRPr="00FF66A4">
              <w:rPr>
                <w:rFonts w:hint="eastAsia"/>
                <w:color w:val="FFFF00"/>
                <w:sz w:val="18"/>
                <w:szCs w:val="18"/>
              </w:rPr>
              <w:t>仅在</w:t>
            </w:r>
            <w:r w:rsidR="001223AA" w:rsidRPr="00FF66A4">
              <w:rPr>
                <w:rFonts w:hint="eastAsia"/>
                <w:color w:val="FFFF00"/>
                <w:sz w:val="18"/>
                <w:szCs w:val="18"/>
              </w:rPr>
              <w:t>有足够的召唤石时</w:t>
            </w:r>
            <w:r w:rsidR="00C070C8" w:rsidRPr="00FF66A4">
              <w:rPr>
                <w:rFonts w:hint="eastAsia"/>
                <w:color w:val="FFFF00"/>
                <w:sz w:val="18"/>
                <w:szCs w:val="18"/>
              </w:rPr>
              <w:t>，</w:t>
            </w:r>
            <w:r w:rsidR="001223AA" w:rsidRPr="00FF66A4">
              <w:rPr>
                <w:rFonts w:hint="eastAsia"/>
                <w:color w:val="FFFF00"/>
                <w:sz w:val="18"/>
                <w:szCs w:val="18"/>
              </w:rPr>
              <w:t>默认样式消失并出现进化按钮</w:t>
            </w:r>
          </w:p>
          <w:p w:rsidR="001223AA" w:rsidRPr="00426F78" w:rsidRDefault="007B0D32" w:rsidP="00412B1C">
            <w:pPr>
              <w:rPr>
                <w:sz w:val="18"/>
                <w:szCs w:val="18"/>
              </w:rPr>
            </w:pPr>
            <w:r w:rsidRPr="007B0D32">
              <w:rPr>
                <w:noProof/>
                <w:sz w:val="18"/>
                <w:szCs w:val="18"/>
              </w:rPr>
              <w:drawing>
                <wp:inline distT="0" distB="0" distL="0" distR="0" wp14:anchorId="393C3DA4" wp14:editId="57158F13">
                  <wp:extent cx="787179" cy="485837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2225" cy="488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23AA" w:rsidRPr="00426F78" w:rsidTr="002D3580">
        <w:trPr>
          <w:gridAfter w:val="4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294" w:type="pct"/>
          <w:trPrChange w:id="90" w:author="陈天华" w:date="2014-05-26T14:34:00Z">
            <w:trPr>
              <w:gridAfter w:val="4"/>
              <w:wAfter w:w="3459" w:type="pct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" w:type="pct"/>
            <w:tcPrChange w:id="91" w:author="陈天华" w:date="2014-05-26T14:34:00Z">
              <w:tcPr>
                <w:tcW w:w="185" w:type="pct"/>
                <w:gridSpan w:val="2"/>
              </w:tcPr>
            </w:tcPrChange>
          </w:tcPr>
          <w:p w:rsidR="001223AA" w:rsidRDefault="001223AA" w:rsidP="00412B1C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71" w:type="pct"/>
            <w:gridSpan w:val="2"/>
            <w:tcPrChange w:id="92" w:author="陈天华" w:date="2014-05-26T14:34:00Z">
              <w:tcPr>
                <w:tcW w:w="238" w:type="pct"/>
                <w:gridSpan w:val="3"/>
              </w:tcPr>
            </w:tcPrChange>
          </w:tcPr>
          <w:p w:rsidR="001223AA" w:rsidRPr="00426F78" w:rsidRDefault="001223AA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16" w:type="pct"/>
            <w:gridSpan w:val="2"/>
            <w:tcPrChange w:id="93" w:author="陈天华" w:date="2014-05-26T14:34:00Z">
              <w:tcPr>
                <w:tcW w:w="190" w:type="pct"/>
                <w:gridSpan w:val="3"/>
              </w:tcPr>
            </w:tcPrChange>
          </w:tcPr>
          <w:p w:rsidR="001223AA" w:rsidRPr="00426F78" w:rsidRDefault="001223AA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90" w:type="pct"/>
            <w:gridSpan w:val="2"/>
            <w:tcPrChange w:id="94" w:author="陈天华" w:date="2014-05-26T14:34:00Z">
              <w:tcPr>
                <w:tcW w:w="167" w:type="pct"/>
                <w:gridSpan w:val="3"/>
              </w:tcPr>
            </w:tcPrChange>
          </w:tcPr>
          <w:p w:rsidR="001223AA" w:rsidRPr="00426F78" w:rsidRDefault="001223AA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865" w:type="pct"/>
            <w:gridSpan w:val="2"/>
            <w:tcPrChange w:id="95" w:author="陈天华" w:date="2014-05-26T14:34:00Z">
              <w:tcPr>
                <w:tcW w:w="761" w:type="pct"/>
                <w:gridSpan w:val="2"/>
              </w:tcPr>
            </w:tcPrChange>
          </w:tcPr>
          <w:p w:rsidR="001223AA" w:rsidRPr="00426F78" w:rsidRDefault="001223AA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1223AA" w:rsidRPr="00426F78" w:rsidTr="002D3580">
        <w:trPr>
          <w:gridAfter w:val="4"/>
          <w:wAfter w:w="3294" w:type="pct"/>
          <w:trPrChange w:id="96" w:author="陈天华" w:date="2014-05-26T14:34:00Z">
            <w:trPr>
              <w:gridAfter w:val="4"/>
              <w:wAfter w:w="3459" w:type="pct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gridSpan w:val="9"/>
            <w:tcPrChange w:id="97" w:author="陈天华" w:date="2014-05-26T14:34:00Z">
              <w:tcPr>
                <w:tcW w:w="1541" w:type="pct"/>
                <w:gridSpan w:val="13"/>
              </w:tcPr>
            </w:tcPrChange>
          </w:tcPr>
          <w:p w:rsidR="001223AA" w:rsidRPr="00D24B19" w:rsidRDefault="001223AA" w:rsidP="00412B1C">
            <w:pPr>
              <w:rPr>
                <w:color w:val="FFFF00"/>
                <w:sz w:val="18"/>
                <w:szCs w:val="18"/>
              </w:rPr>
            </w:pPr>
            <w:r>
              <w:rPr>
                <w:rFonts w:hint="eastAsia"/>
                <w:color w:val="FFFF00"/>
                <w:sz w:val="18"/>
                <w:szCs w:val="18"/>
              </w:rPr>
              <w:t>角色进化</w:t>
            </w:r>
            <w:r w:rsidRPr="00D24B19">
              <w:rPr>
                <w:rFonts w:hint="eastAsia"/>
                <w:color w:val="FFFF00"/>
                <w:sz w:val="18"/>
                <w:szCs w:val="18"/>
              </w:rPr>
              <w:t>操作区域元素拆解</w:t>
            </w:r>
          </w:p>
          <w:p w:rsidR="001223AA" w:rsidRPr="00426F78" w:rsidRDefault="007B0D32" w:rsidP="00412B1C">
            <w:pPr>
              <w:rPr>
                <w:sz w:val="18"/>
                <w:szCs w:val="18"/>
              </w:rPr>
            </w:pPr>
            <w:r w:rsidRPr="007B0D32">
              <w:rPr>
                <w:noProof/>
                <w:sz w:val="18"/>
                <w:szCs w:val="18"/>
              </w:rPr>
              <w:drawing>
                <wp:inline distT="0" distB="0" distL="0" distR="0" wp14:anchorId="711EA537" wp14:editId="3FB51C9A">
                  <wp:extent cx="2162477" cy="1886213"/>
                  <wp:effectExtent l="0" t="0" r="9525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477" cy="1886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23AA" w:rsidRPr="00426F78" w:rsidTr="002D3580">
        <w:trPr>
          <w:gridAfter w:val="4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294" w:type="pct"/>
          <w:trPrChange w:id="98" w:author="陈天华" w:date="2014-05-26T14:34:00Z">
            <w:trPr>
              <w:gridAfter w:val="4"/>
              <w:wAfter w:w="3459" w:type="pct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" w:type="pct"/>
            <w:tcPrChange w:id="99" w:author="陈天华" w:date="2014-05-26T14:34:00Z">
              <w:tcPr>
                <w:tcW w:w="185" w:type="pct"/>
                <w:gridSpan w:val="2"/>
              </w:tcPr>
            </w:tcPrChange>
          </w:tcPr>
          <w:p w:rsidR="001223AA" w:rsidRPr="00DC6644" w:rsidRDefault="001223AA" w:rsidP="00412B1C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DC6644">
              <w:rPr>
                <w:rFonts w:hint="eastAsia"/>
                <w:sz w:val="30"/>
                <w:szCs w:val="30"/>
              </w:rPr>
              <w:t>a</w:t>
            </w:r>
          </w:p>
        </w:tc>
        <w:tc>
          <w:tcPr>
            <w:tcW w:w="271" w:type="pct"/>
            <w:gridSpan w:val="2"/>
            <w:tcPrChange w:id="100" w:author="陈天华" w:date="2014-05-26T14:34:00Z">
              <w:tcPr>
                <w:tcW w:w="238" w:type="pct"/>
                <w:gridSpan w:val="3"/>
              </w:tcPr>
            </w:tcPrChange>
          </w:tcPr>
          <w:p w:rsidR="001223AA" w:rsidRPr="00426F78" w:rsidRDefault="0062187C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进化</w:t>
            </w:r>
            <w:r w:rsidR="001223AA">
              <w:rPr>
                <w:rFonts w:hint="eastAsia"/>
                <w:sz w:val="18"/>
                <w:szCs w:val="18"/>
              </w:rPr>
              <w:t>按钮</w:t>
            </w:r>
          </w:p>
        </w:tc>
        <w:tc>
          <w:tcPr>
            <w:tcW w:w="216" w:type="pct"/>
            <w:gridSpan w:val="2"/>
            <w:tcPrChange w:id="101" w:author="陈天华" w:date="2014-05-26T14:34:00Z">
              <w:tcPr>
                <w:tcW w:w="190" w:type="pct"/>
                <w:gridSpan w:val="3"/>
              </w:tcPr>
            </w:tcPrChange>
          </w:tcPr>
          <w:p w:rsidR="001223AA" w:rsidRPr="00426F78" w:rsidRDefault="001223AA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30A2C">
              <w:rPr>
                <w:rFonts w:hint="eastAsia"/>
                <w:sz w:val="18"/>
                <w:szCs w:val="18"/>
                <w:highlight w:val="yellow"/>
              </w:rPr>
              <w:t>按钮</w:t>
            </w:r>
          </w:p>
        </w:tc>
        <w:tc>
          <w:tcPr>
            <w:tcW w:w="190" w:type="pct"/>
            <w:gridSpan w:val="2"/>
            <w:tcPrChange w:id="102" w:author="陈天华" w:date="2014-05-26T14:34:00Z">
              <w:tcPr>
                <w:tcW w:w="167" w:type="pct"/>
                <w:gridSpan w:val="3"/>
              </w:tcPr>
            </w:tcPrChange>
          </w:tcPr>
          <w:p w:rsidR="001223AA" w:rsidRPr="00426F78" w:rsidRDefault="001223AA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120X68</w:t>
            </w:r>
          </w:p>
        </w:tc>
        <w:tc>
          <w:tcPr>
            <w:tcW w:w="865" w:type="pct"/>
            <w:gridSpan w:val="2"/>
            <w:tcPrChange w:id="103" w:author="陈天华" w:date="2014-05-26T14:34:00Z">
              <w:tcPr>
                <w:tcW w:w="761" w:type="pct"/>
                <w:gridSpan w:val="2"/>
              </w:tcPr>
            </w:tcPrChange>
          </w:tcPr>
          <w:p w:rsidR="001223AA" w:rsidRDefault="001223AA" w:rsidP="007F54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18"/>
                <w:szCs w:val="18"/>
              </w:rPr>
            </w:pPr>
            <w:r w:rsidRPr="0072257D">
              <w:rPr>
                <w:rFonts w:hint="eastAsia"/>
                <w:sz w:val="18"/>
                <w:szCs w:val="18"/>
              </w:rPr>
              <w:t>点击后可</w:t>
            </w:r>
            <w:r w:rsidR="007F543F">
              <w:rPr>
                <w:rFonts w:hint="eastAsia"/>
                <w:sz w:val="18"/>
                <w:szCs w:val="18"/>
              </w:rPr>
              <w:t>完成</w:t>
            </w:r>
            <w:r w:rsidRPr="0072257D">
              <w:rPr>
                <w:rFonts w:hint="eastAsia"/>
                <w:sz w:val="18"/>
                <w:szCs w:val="18"/>
              </w:rPr>
              <w:t>角色</w:t>
            </w:r>
            <w:r w:rsidR="007F543F">
              <w:rPr>
                <w:rFonts w:hint="eastAsia"/>
                <w:sz w:val="18"/>
                <w:szCs w:val="18"/>
              </w:rPr>
              <w:t>进化</w:t>
            </w:r>
            <w:r w:rsidRPr="0072257D">
              <w:rPr>
                <w:rFonts w:hint="eastAsia"/>
                <w:sz w:val="18"/>
                <w:szCs w:val="18"/>
              </w:rPr>
              <w:t>，仅在满足召唤条件时显示</w:t>
            </w:r>
            <w:r>
              <w:rPr>
                <w:rFonts w:hint="eastAsia"/>
                <w:sz w:val="18"/>
                <w:szCs w:val="18"/>
              </w:rPr>
              <w:t>（有特效）</w:t>
            </w:r>
            <w:r w:rsidR="00D03722">
              <w:rPr>
                <w:rFonts w:hint="eastAsia"/>
                <w:sz w:val="18"/>
                <w:szCs w:val="18"/>
              </w:rPr>
              <w:t>，进化成功后弹出</w:t>
            </w:r>
            <w:r w:rsidR="006B0E8A" w:rsidRPr="006B0E8A">
              <w:rPr>
                <w:rFonts w:hint="eastAsia"/>
                <w:sz w:val="18"/>
                <w:szCs w:val="18"/>
              </w:rPr>
              <w:t>进化成功消息窗</w:t>
            </w:r>
            <w:r w:rsidR="006B0E8A">
              <w:rPr>
                <w:rFonts w:hint="eastAsia"/>
                <w:sz w:val="18"/>
                <w:szCs w:val="18"/>
              </w:rPr>
              <w:t>口</w:t>
            </w:r>
          </w:p>
          <w:p w:rsidR="003D022C" w:rsidRPr="0072257D" w:rsidRDefault="003D022C" w:rsidP="007F54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6B0E8A" w:rsidRPr="00426F78" w:rsidTr="006B0E8A">
        <w:trPr>
          <w:gridAfter w:val="4"/>
          <w:wAfter w:w="3294" w:type="pc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" w:type="pct"/>
          </w:tcPr>
          <w:p w:rsidR="006B0E8A" w:rsidRPr="00DC6644" w:rsidRDefault="006B0E8A" w:rsidP="00412B1C">
            <w:pPr>
              <w:rPr>
                <w:rFonts w:hint="eastAsia"/>
                <w:sz w:val="30"/>
                <w:szCs w:val="30"/>
              </w:rPr>
            </w:pPr>
          </w:p>
        </w:tc>
        <w:tc>
          <w:tcPr>
            <w:tcW w:w="1542" w:type="pct"/>
            <w:gridSpan w:val="8"/>
          </w:tcPr>
          <w:p w:rsidR="006B0E8A" w:rsidRPr="006B0E8A" w:rsidRDefault="006B0E8A" w:rsidP="007F54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drawing>
                <wp:inline distT="0" distB="0" distL="0" distR="0">
                  <wp:extent cx="5271770" cy="4262120"/>
                  <wp:effectExtent l="0" t="0" r="5080" b="5080"/>
                  <wp:docPr id="9" name="图片 9" descr="C:\Users\Administrator\AppData\Local\Skitch\进化成功消息窗_20140526_陈天华_052614_024849_P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istrator\AppData\Local\Skitch\进化成功消息窗_20140526_陈天华_052614_024849_P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770" cy="4262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31FC" w:rsidRPr="00426F78" w:rsidTr="005731FC">
        <w:trPr>
          <w:gridAfter w:val="4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294" w:type="pc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" w:type="pct"/>
          </w:tcPr>
          <w:p w:rsidR="005731FC" w:rsidRPr="00DC6644" w:rsidRDefault="005731FC" w:rsidP="00412B1C">
            <w:pPr>
              <w:rPr>
                <w:rFonts w:hint="eastAsia"/>
                <w:sz w:val="30"/>
                <w:szCs w:val="30"/>
              </w:rPr>
            </w:pPr>
          </w:p>
        </w:tc>
        <w:tc>
          <w:tcPr>
            <w:tcW w:w="1542" w:type="pct"/>
            <w:gridSpan w:val="8"/>
          </w:tcPr>
          <w:p w:rsidR="005731FC" w:rsidRPr="005731FC" w:rsidRDefault="005731FC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30"/>
                <w:szCs w:val="30"/>
              </w:rPr>
            </w:pPr>
            <w:r w:rsidRPr="005731FC">
              <w:rPr>
                <w:rFonts w:hint="eastAsia"/>
                <w:sz w:val="30"/>
                <w:szCs w:val="30"/>
              </w:rPr>
              <w:t>1</w:t>
            </w:r>
            <w:r>
              <w:rPr>
                <w:rFonts w:hint="eastAsia"/>
                <w:sz w:val="30"/>
                <w:szCs w:val="30"/>
              </w:rPr>
              <w:t>，显示角色头像，</w:t>
            </w:r>
            <w:proofErr w:type="gramStart"/>
            <w:r>
              <w:rPr>
                <w:rFonts w:hint="eastAsia"/>
                <w:sz w:val="30"/>
                <w:szCs w:val="30"/>
              </w:rPr>
              <w:t>需体现</w:t>
            </w:r>
            <w:proofErr w:type="gramEnd"/>
            <w:r w:rsidRPr="005731FC">
              <w:rPr>
                <w:rFonts w:hint="eastAsia"/>
                <w:b/>
                <w:color w:val="FF0000"/>
                <w:sz w:val="30"/>
                <w:szCs w:val="30"/>
              </w:rPr>
              <w:t>进化前</w:t>
            </w:r>
            <w:r>
              <w:rPr>
                <w:rFonts w:hint="eastAsia"/>
                <w:sz w:val="30"/>
                <w:szCs w:val="30"/>
              </w:rPr>
              <w:t>的星级，并显示等级和品阶颜色</w:t>
            </w:r>
          </w:p>
          <w:p w:rsidR="005731FC" w:rsidRPr="005731FC" w:rsidRDefault="005731FC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30"/>
                <w:szCs w:val="30"/>
              </w:rPr>
            </w:pPr>
            <w:r w:rsidRPr="005731FC">
              <w:rPr>
                <w:rFonts w:hint="eastAsia"/>
                <w:sz w:val="30"/>
                <w:szCs w:val="30"/>
              </w:rPr>
              <w:t>2</w:t>
            </w:r>
            <w:r>
              <w:rPr>
                <w:rFonts w:hint="eastAsia"/>
                <w:sz w:val="30"/>
                <w:szCs w:val="30"/>
              </w:rPr>
              <w:t>，</w:t>
            </w:r>
            <w:r>
              <w:rPr>
                <w:rFonts w:hint="eastAsia"/>
                <w:sz w:val="30"/>
                <w:szCs w:val="30"/>
              </w:rPr>
              <w:t>显示角色头像，</w:t>
            </w:r>
            <w:proofErr w:type="gramStart"/>
            <w:r>
              <w:rPr>
                <w:rFonts w:hint="eastAsia"/>
                <w:sz w:val="30"/>
                <w:szCs w:val="30"/>
              </w:rPr>
              <w:t>需体现</w:t>
            </w:r>
            <w:proofErr w:type="gramEnd"/>
            <w:r w:rsidRPr="005731FC">
              <w:rPr>
                <w:rFonts w:hint="eastAsia"/>
                <w:b/>
                <w:color w:val="FF0000"/>
                <w:sz w:val="30"/>
                <w:szCs w:val="30"/>
              </w:rPr>
              <w:t>进化</w:t>
            </w:r>
            <w:r w:rsidRPr="005731FC">
              <w:rPr>
                <w:rFonts w:hint="eastAsia"/>
                <w:b/>
                <w:color w:val="FF0000"/>
                <w:sz w:val="30"/>
                <w:szCs w:val="30"/>
              </w:rPr>
              <w:t>后</w:t>
            </w:r>
            <w:r>
              <w:rPr>
                <w:rFonts w:hint="eastAsia"/>
                <w:sz w:val="30"/>
                <w:szCs w:val="30"/>
              </w:rPr>
              <w:t>的星级，并显示等级和品阶颜色</w:t>
            </w:r>
          </w:p>
          <w:p w:rsidR="005731FC" w:rsidRPr="005731FC" w:rsidRDefault="005731FC" w:rsidP="005731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30"/>
                <w:szCs w:val="30"/>
              </w:rPr>
            </w:pPr>
            <w:r w:rsidRPr="005731FC">
              <w:rPr>
                <w:rFonts w:hint="eastAsia"/>
                <w:sz w:val="30"/>
                <w:szCs w:val="30"/>
              </w:rPr>
              <w:t>3</w:t>
            </w:r>
            <w:r w:rsidRPr="005731FC">
              <w:rPr>
                <w:rFonts w:hint="eastAsia"/>
                <w:sz w:val="30"/>
                <w:szCs w:val="30"/>
              </w:rPr>
              <w:t>，显示进化前的生命成长值</w:t>
            </w:r>
          </w:p>
          <w:p w:rsidR="005731FC" w:rsidRPr="005731FC" w:rsidRDefault="005731FC" w:rsidP="005731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30"/>
                <w:szCs w:val="30"/>
              </w:rPr>
            </w:pPr>
            <w:r w:rsidRPr="005731FC">
              <w:rPr>
                <w:rFonts w:hint="eastAsia"/>
                <w:sz w:val="30"/>
                <w:szCs w:val="30"/>
              </w:rPr>
              <w:t>4</w:t>
            </w:r>
            <w:r w:rsidRPr="005731FC">
              <w:rPr>
                <w:rFonts w:hint="eastAsia"/>
                <w:sz w:val="30"/>
                <w:szCs w:val="30"/>
              </w:rPr>
              <w:t>，显示进化后的生命成长值</w:t>
            </w:r>
          </w:p>
          <w:p w:rsidR="005731FC" w:rsidRPr="005731FC" w:rsidRDefault="005731FC" w:rsidP="005731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30"/>
                <w:szCs w:val="30"/>
              </w:rPr>
            </w:pPr>
            <w:r w:rsidRPr="005731FC">
              <w:rPr>
                <w:rFonts w:hint="eastAsia"/>
                <w:sz w:val="30"/>
                <w:szCs w:val="30"/>
              </w:rPr>
              <w:t>5</w:t>
            </w:r>
            <w:r w:rsidRPr="005731FC">
              <w:rPr>
                <w:rFonts w:hint="eastAsia"/>
                <w:sz w:val="30"/>
                <w:szCs w:val="30"/>
              </w:rPr>
              <w:t>，显示进化后生命值增加了多少数值</w:t>
            </w:r>
          </w:p>
          <w:p w:rsidR="005731FC" w:rsidRPr="005731FC" w:rsidRDefault="005731FC" w:rsidP="005731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30"/>
                <w:szCs w:val="30"/>
              </w:rPr>
            </w:pPr>
            <w:r w:rsidRPr="005731FC">
              <w:rPr>
                <w:rFonts w:hint="eastAsia"/>
                <w:sz w:val="30"/>
                <w:szCs w:val="30"/>
              </w:rPr>
              <w:t>6</w:t>
            </w:r>
            <w:r w:rsidRPr="005731FC">
              <w:rPr>
                <w:rFonts w:hint="eastAsia"/>
                <w:sz w:val="30"/>
                <w:szCs w:val="30"/>
              </w:rPr>
              <w:t>，显示进化前的攻击成长值</w:t>
            </w:r>
          </w:p>
          <w:p w:rsidR="005731FC" w:rsidRPr="005731FC" w:rsidRDefault="005731FC" w:rsidP="005731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30"/>
                <w:szCs w:val="30"/>
              </w:rPr>
            </w:pPr>
            <w:r w:rsidRPr="005731FC">
              <w:rPr>
                <w:rFonts w:hint="eastAsia"/>
                <w:sz w:val="30"/>
                <w:szCs w:val="30"/>
              </w:rPr>
              <w:t>7</w:t>
            </w:r>
            <w:r w:rsidRPr="005731FC">
              <w:rPr>
                <w:rFonts w:hint="eastAsia"/>
                <w:sz w:val="30"/>
                <w:szCs w:val="30"/>
              </w:rPr>
              <w:t>，显示进化后的攻击成长值</w:t>
            </w:r>
          </w:p>
          <w:p w:rsidR="005731FC" w:rsidRPr="005731FC" w:rsidRDefault="005731FC" w:rsidP="005731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30"/>
                <w:szCs w:val="30"/>
              </w:rPr>
            </w:pPr>
            <w:r w:rsidRPr="005731FC">
              <w:rPr>
                <w:rFonts w:hint="eastAsia"/>
                <w:sz w:val="30"/>
                <w:szCs w:val="30"/>
              </w:rPr>
              <w:t>8</w:t>
            </w:r>
            <w:r w:rsidRPr="005731FC">
              <w:rPr>
                <w:rFonts w:hint="eastAsia"/>
                <w:sz w:val="30"/>
                <w:szCs w:val="30"/>
              </w:rPr>
              <w:t>，显示进化后攻击值增加了多少数值</w:t>
            </w:r>
          </w:p>
          <w:p w:rsidR="005731FC" w:rsidRPr="005731FC" w:rsidRDefault="005731FC" w:rsidP="005731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30"/>
                <w:szCs w:val="30"/>
              </w:rPr>
            </w:pPr>
            <w:r w:rsidRPr="005731FC">
              <w:rPr>
                <w:rFonts w:hint="eastAsia"/>
                <w:sz w:val="30"/>
                <w:szCs w:val="30"/>
              </w:rPr>
              <w:t>9</w:t>
            </w:r>
            <w:r w:rsidRPr="005731FC">
              <w:rPr>
                <w:rFonts w:hint="eastAsia"/>
                <w:sz w:val="30"/>
                <w:szCs w:val="30"/>
              </w:rPr>
              <w:t>，显示进化前的物</w:t>
            </w:r>
            <w:proofErr w:type="gramStart"/>
            <w:r w:rsidRPr="005731FC">
              <w:rPr>
                <w:rFonts w:hint="eastAsia"/>
                <w:sz w:val="30"/>
                <w:szCs w:val="30"/>
              </w:rPr>
              <w:t>防成长值</w:t>
            </w:r>
            <w:proofErr w:type="gramEnd"/>
          </w:p>
          <w:p w:rsidR="005731FC" w:rsidRPr="005731FC" w:rsidRDefault="005731FC" w:rsidP="005731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30"/>
                <w:szCs w:val="30"/>
              </w:rPr>
            </w:pPr>
            <w:r w:rsidRPr="005731FC">
              <w:rPr>
                <w:rFonts w:hint="eastAsia"/>
                <w:sz w:val="30"/>
                <w:szCs w:val="30"/>
              </w:rPr>
              <w:lastRenderedPageBreak/>
              <w:t>10</w:t>
            </w:r>
            <w:r w:rsidRPr="005731FC">
              <w:rPr>
                <w:rFonts w:hint="eastAsia"/>
                <w:sz w:val="30"/>
                <w:szCs w:val="30"/>
              </w:rPr>
              <w:t>，显示进化后的物</w:t>
            </w:r>
            <w:proofErr w:type="gramStart"/>
            <w:r w:rsidRPr="005731FC">
              <w:rPr>
                <w:rFonts w:hint="eastAsia"/>
                <w:sz w:val="30"/>
                <w:szCs w:val="30"/>
              </w:rPr>
              <w:t>防成长值</w:t>
            </w:r>
            <w:proofErr w:type="gramEnd"/>
          </w:p>
          <w:p w:rsidR="005731FC" w:rsidRPr="005731FC" w:rsidRDefault="005731FC" w:rsidP="005731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30"/>
                <w:szCs w:val="30"/>
              </w:rPr>
            </w:pPr>
            <w:r w:rsidRPr="005731FC">
              <w:rPr>
                <w:rFonts w:hint="eastAsia"/>
                <w:sz w:val="30"/>
                <w:szCs w:val="30"/>
              </w:rPr>
              <w:t>11</w:t>
            </w:r>
            <w:r w:rsidRPr="005731FC">
              <w:rPr>
                <w:rFonts w:hint="eastAsia"/>
                <w:sz w:val="30"/>
                <w:szCs w:val="30"/>
              </w:rPr>
              <w:t>，显示进化后</w:t>
            </w:r>
            <w:proofErr w:type="gramStart"/>
            <w:r w:rsidRPr="005731FC">
              <w:rPr>
                <w:rFonts w:hint="eastAsia"/>
                <w:sz w:val="30"/>
                <w:szCs w:val="30"/>
              </w:rPr>
              <w:t>物防值增加</w:t>
            </w:r>
            <w:proofErr w:type="gramEnd"/>
            <w:r w:rsidRPr="005731FC">
              <w:rPr>
                <w:rFonts w:hint="eastAsia"/>
                <w:sz w:val="30"/>
                <w:szCs w:val="30"/>
              </w:rPr>
              <w:t>了多少数值</w:t>
            </w:r>
          </w:p>
          <w:p w:rsidR="005731FC" w:rsidRPr="005731FC" w:rsidRDefault="005731FC" w:rsidP="005731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30"/>
                <w:szCs w:val="30"/>
              </w:rPr>
            </w:pPr>
            <w:r w:rsidRPr="005731FC">
              <w:rPr>
                <w:rFonts w:hint="eastAsia"/>
                <w:sz w:val="30"/>
                <w:szCs w:val="30"/>
              </w:rPr>
              <w:t>12</w:t>
            </w:r>
            <w:r w:rsidRPr="005731FC">
              <w:rPr>
                <w:rFonts w:hint="eastAsia"/>
                <w:sz w:val="30"/>
                <w:szCs w:val="30"/>
              </w:rPr>
              <w:t>，显示进化前的</w:t>
            </w:r>
            <w:proofErr w:type="gramStart"/>
            <w:r w:rsidRPr="005731FC">
              <w:rPr>
                <w:rFonts w:hint="eastAsia"/>
                <w:sz w:val="30"/>
                <w:szCs w:val="30"/>
              </w:rPr>
              <w:t>法防成长值</w:t>
            </w:r>
            <w:proofErr w:type="gramEnd"/>
          </w:p>
          <w:p w:rsidR="005731FC" w:rsidRPr="005731FC" w:rsidRDefault="005731FC" w:rsidP="005731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30"/>
                <w:szCs w:val="30"/>
              </w:rPr>
            </w:pPr>
            <w:r w:rsidRPr="005731FC">
              <w:rPr>
                <w:rFonts w:hint="eastAsia"/>
                <w:sz w:val="30"/>
                <w:szCs w:val="30"/>
              </w:rPr>
              <w:t>13</w:t>
            </w:r>
            <w:r w:rsidRPr="005731FC">
              <w:rPr>
                <w:rFonts w:hint="eastAsia"/>
                <w:sz w:val="30"/>
                <w:szCs w:val="30"/>
              </w:rPr>
              <w:t>，显示进化后的</w:t>
            </w:r>
            <w:proofErr w:type="gramStart"/>
            <w:r w:rsidRPr="005731FC">
              <w:rPr>
                <w:rFonts w:hint="eastAsia"/>
                <w:sz w:val="30"/>
                <w:szCs w:val="30"/>
              </w:rPr>
              <w:t>法防成长值</w:t>
            </w:r>
            <w:proofErr w:type="gramEnd"/>
          </w:p>
          <w:p w:rsidR="005731FC" w:rsidRDefault="005731FC" w:rsidP="005731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30"/>
                <w:szCs w:val="30"/>
              </w:rPr>
            </w:pPr>
            <w:r w:rsidRPr="005731FC">
              <w:rPr>
                <w:rFonts w:hint="eastAsia"/>
                <w:sz w:val="30"/>
                <w:szCs w:val="30"/>
              </w:rPr>
              <w:t>14</w:t>
            </w:r>
            <w:r w:rsidRPr="005731FC">
              <w:rPr>
                <w:rFonts w:hint="eastAsia"/>
                <w:sz w:val="30"/>
                <w:szCs w:val="30"/>
              </w:rPr>
              <w:t>，显示进化后</w:t>
            </w:r>
            <w:proofErr w:type="gramStart"/>
            <w:r w:rsidRPr="005731FC">
              <w:rPr>
                <w:rFonts w:hint="eastAsia"/>
                <w:sz w:val="30"/>
                <w:szCs w:val="30"/>
              </w:rPr>
              <w:t>法防值</w:t>
            </w:r>
            <w:proofErr w:type="gramEnd"/>
            <w:r w:rsidRPr="005731FC">
              <w:rPr>
                <w:rFonts w:hint="eastAsia"/>
                <w:sz w:val="30"/>
                <w:szCs w:val="30"/>
              </w:rPr>
              <w:t>增加了多少数值</w:t>
            </w:r>
          </w:p>
          <w:p w:rsidR="005731FC" w:rsidRPr="006B0E8A" w:rsidRDefault="005731FC" w:rsidP="007F54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18"/>
                <w:szCs w:val="18"/>
              </w:rPr>
            </w:pPr>
            <w:r w:rsidRPr="005731FC">
              <w:rPr>
                <w:rFonts w:hint="eastAsia"/>
                <w:sz w:val="30"/>
                <w:szCs w:val="30"/>
              </w:rPr>
              <w:t>15</w:t>
            </w:r>
            <w:r>
              <w:rPr>
                <w:rFonts w:hint="eastAsia"/>
                <w:sz w:val="30"/>
                <w:szCs w:val="30"/>
              </w:rPr>
              <w:t>，点击后关闭当前消息窗口</w:t>
            </w:r>
            <w:bookmarkStart w:id="104" w:name="_GoBack"/>
            <w:bookmarkEnd w:id="104"/>
          </w:p>
        </w:tc>
      </w:tr>
      <w:tr w:rsidR="001223AA" w:rsidRPr="00426F78" w:rsidTr="002D3580">
        <w:trPr>
          <w:gridAfter w:val="4"/>
          <w:wAfter w:w="3294" w:type="pct"/>
          <w:trPrChange w:id="105" w:author="陈天华" w:date="2014-05-26T14:34:00Z">
            <w:trPr>
              <w:gridAfter w:val="4"/>
              <w:wAfter w:w="3459" w:type="pct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" w:type="pct"/>
            <w:tcPrChange w:id="106" w:author="陈天华" w:date="2014-05-26T14:34:00Z">
              <w:tcPr>
                <w:tcW w:w="185" w:type="pct"/>
                <w:gridSpan w:val="2"/>
              </w:tcPr>
            </w:tcPrChange>
          </w:tcPr>
          <w:p w:rsidR="001223AA" w:rsidRPr="00DC6644" w:rsidRDefault="001223AA" w:rsidP="00412B1C">
            <w:pPr>
              <w:rPr>
                <w:sz w:val="30"/>
                <w:szCs w:val="30"/>
              </w:rPr>
            </w:pPr>
            <w:r w:rsidRPr="00DC6644">
              <w:rPr>
                <w:sz w:val="30"/>
                <w:szCs w:val="30"/>
              </w:rPr>
              <w:lastRenderedPageBreak/>
              <w:t>b</w:t>
            </w:r>
          </w:p>
        </w:tc>
        <w:tc>
          <w:tcPr>
            <w:tcW w:w="271" w:type="pct"/>
            <w:gridSpan w:val="2"/>
            <w:tcPrChange w:id="107" w:author="陈天华" w:date="2014-05-26T14:34:00Z">
              <w:tcPr>
                <w:tcW w:w="238" w:type="pct"/>
                <w:gridSpan w:val="3"/>
              </w:tcPr>
            </w:tcPrChange>
          </w:tcPr>
          <w:p w:rsidR="001223AA" w:rsidRPr="00426F78" w:rsidRDefault="001223AA" w:rsidP="00412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召唤</w:t>
            </w:r>
            <w:proofErr w:type="gramStart"/>
            <w:r>
              <w:rPr>
                <w:rFonts w:hint="eastAsia"/>
                <w:sz w:val="18"/>
                <w:szCs w:val="18"/>
              </w:rPr>
              <w:t>石获得</w:t>
            </w:r>
            <w:proofErr w:type="gramEnd"/>
            <w:r>
              <w:rPr>
                <w:rFonts w:hint="eastAsia"/>
                <w:sz w:val="18"/>
                <w:szCs w:val="18"/>
              </w:rPr>
              <w:t>途径</w:t>
            </w:r>
          </w:p>
        </w:tc>
        <w:tc>
          <w:tcPr>
            <w:tcW w:w="216" w:type="pct"/>
            <w:gridSpan w:val="2"/>
            <w:tcPrChange w:id="108" w:author="陈天华" w:date="2014-05-26T14:34:00Z">
              <w:tcPr>
                <w:tcW w:w="190" w:type="pct"/>
                <w:gridSpan w:val="3"/>
              </w:tcPr>
            </w:tcPrChange>
          </w:tcPr>
          <w:p w:rsidR="001223AA" w:rsidRPr="00426F78" w:rsidRDefault="001223AA" w:rsidP="00412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30A2C">
              <w:rPr>
                <w:rFonts w:hint="eastAsia"/>
                <w:sz w:val="18"/>
                <w:szCs w:val="18"/>
                <w:highlight w:val="yellow"/>
              </w:rPr>
              <w:t>按钮</w:t>
            </w:r>
          </w:p>
        </w:tc>
        <w:tc>
          <w:tcPr>
            <w:tcW w:w="190" w:type="pct"/>
            <w:gridSpan w:val="2"/>
            <w:tcPrChange w:id="109" w:author="陈天华" w:date="2014-05-26T14:34:00Z">
              <w:tcPr>
                <w:tcW w:w="167" w:type="pct"/>
                <w:gridSpan w:val="3"/>
              </w:tcPr>
            </w:tcPrChange>
          </w:tcPr>
          <w:p w:rsidR="001223AA" w:rsidRPr="00426F78" w:rsidRDefault="001223AA" w:rsidP="00412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12A4E">
              <w:rPr>
                <w:sz w:val="18"/>
                <w:szCs w:val="18"/>
              </w:rPr>
              <w:t>52x52</w:t>
            </w:r>
          </w:p>
        </w:tc>
        <w:tc>
          <w:tcPr>
            <w:tcW w:w="865" w:type="pct"/>
            <w:gridSpan w:val="2"/>
            <w:tcPrChange w:id="110" w:author="陈天华" w:date="2014-05-26T14:34:00Z">
              <w:tcPr>
                <w:tcW w:w="761" w:type="pct"/>
                <w:gridSpan w:val="2"/>
              </w:tcPr>
            </w:tcPrChange>
          </w:tcPr>
          <w:p w:rsidR="001223AA" w:rsidRPr="00426F78" w:rsidRDefault="001223AA" w:rsidP="00412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257D">
              <w:rPr>
                <w:rFonts w:hint="eastAsia"/>
                <w:sz w:val="18"/>
                <w:szCs w:val="18"/>
              </w:rPr>
              <w:t>点击后触发子界面，用于显示</w:t>
            </w:r>
            <w:proofErr w:type="gramStart"/>
            <w:r w:rsidRPr="0072257D">
              <w:rPr>
                <w:rFonts w:hint="eastAsia"/>
                <w:sz w:val="18"/>
                <w:szCs w:val="18"/>
              </w:rPr>
              <w:t>该英雄</w:t>
            </w:r>
            <w:proofErr w:type="gramEnd"/>
            <w:r w:rsidRPr="0072257D">
              <w:rPr>
                <w:rFonts w:hint="eastAsia"/>
                <w:sz w:val="18"/>
                <w:szCs w:val="18"/>
              </w:rPr>
              <w:t>的召唤</w:t>
            </w:r>
            <w:proofErr w:type="gramStart"/>
            <w:r w:rsidRPr="0072257D">
              <w:rPr>
                <w:rFonts w:hint="eastAsia"/>
                <w:sz w:val="18"/>
                <w:szCs w:val="18"/>
              </w:rPr>
              <w:t>石获得</w:t>
            </w:r>
            <w:proofErr w:type="gramEnd"/>
            <w:r w:rsidRPr="0072257D">
              <w:rPr>
                <w:rFonts w:hint="eastAsia"/>
                <w:sz w:val="18"/>
                <w:szCs w:val="18"/>
              </w:rPr>
              <w:t>途径</w:t>
            </w:r>
          </w:p>
        </w:tc>
      </w:tr>
      <w:tr w:rsidR="003D022C" w:rsidRPr="00426F78" w:rsidTr="002D3580">
        <w:trPr>
          <w:gridAfter w:val="4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294" w:type="pc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" w:type="pct"/>
          </w:tcPr>
          <w:p w:rsidR="001223AA" w:rsidRPr="00DC6644" w:rsidRDefault="001223AA" w:rsidP="00412B1C">
            <w:pPr>
              <w:rPr>
                <w:sz w:val="30"/>
                <w:szCs w:val="30"/>
              </w:rPr>
            </w:pPr>
            <w:r w:rsidRPr="00DC6644">
              <w:rPr>
                <w:sz w:val="30"/>
                <w:szCs w:val="30"/>
              </w:rPr>
              <w:t>c</w:t>
            </w:r>
          </w:p>
        </w:tc>
        <w:tc>
          <w:tcPr>
            <w:tcW w:w="271" w:type="pct"/>
            <w:gridSpan w:val="2"/>
          </w:tcPr>
          <w:p w:rsidR="001223AA" w:rsidRPr="00426F78" w:rsidRDefault="001223AA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召唤石图标</w:t>
            </w:r>
          </w:p>
        </w:tc>
        <w:tc>
          <w:tcPr>
            <w:tcW w:w="216" w:type="pct"/>
            <w:gridSpan w:val="2"/>
          </w:tcPr>
          <w:p w:rsidR="001223AA" w:rsidRPr="00426F78" w:rsidRDefault="001223AA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30A2C">
              <w:rPr>
                <w:rFonts w:hint="eastAsia"/>
                <w:sz w:val="18"/>
                <w:szCs w:val="18"/>
                <w:highlight w:val="yellow"/>
              </w:rPr>
              <w:t>图片</w:t>
            </w:r>
          </w:p>
        </w:tc>
        <w:tc>
          <w:tcPr>
            <w:tcW w:w="190" w:type="pct"/>
            <w:gridSpan w:val="2"/>
          </w:tcPr>
          <w:p w:rsidR="001223AA" w:rsidRPr="00426F78" w:rsidRDefault="001223AA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12A4E">
              <w:rPr>
                <w:sz w:val="18"/>
                <w:szCs w:val="18"/>
              </w:rPr>
              <w:t>52x52</w:t>
            </w:r>
          </w:p>
        </w:tc>
        <w:tc>
          <w:tcPr>
            <w:tcW w:w="865" w:type="pct"/>
            <w:gridSpan w:val="2"/>
          </w:tcPr>
          <w:p w:rsidR="001223AA" w:rsidRPr="00426F78" w:rsidRDefault="001223AA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1223AA" w:rsidRPr="00426F78" w:rsidTr="002D3580">
        <w:trPr>
          <w:gridAfter w:val="4"/>
          <w:wAfter w:w="3294" w:type="pct"/>
          <w:trPrChange w:id="111" w:author="陈天华" w:date="2014-05-26T14:34:00Z">
            <w:trPr>
              <w:gridAfter w:val="4"/>
              <w:wAfter w:w="3459" w:type="pct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" w:type="pct"/>
            <w:tcPrChange w:id="112" w:author="陈天华" w:date="2014-05-26T14:34:00Z">
              <w:tcPr>
                <w:tcW w:w="185" w:type="pct"/>
                <w:gridSpan w:val="2"/>
              </w:tcPr>
            </w:tcPrChange>
          </w:tcPr>
          <w:p w:rsidR="001223AA" w:rsidRPr="00DC6644" w:rsidRDefault="001223AA" w:rsidP="00412B1C">
            <w:pPr>
              <w:rPr>
                <w:sz w:val="30"/>
                <w:szCs w:val="30"/>
              </w:rPr>
            </w:pPr>
            <w:r w:rsidRPr="00DC6644">
              <w:rPr>
                <w:sz w:val="30"/>
                <w:szCs w:val="30"/>
              </w:rPr>
              <w:t>d</w:t>
            </w:r>
          </w:p>
        </w:tc>
        <w:tc>
          <w:tcPr>
            <w:tcW w:w="271" w:type="pct"/>
            <w:gridSpan w:val="2"/>
            <w:tcPrChange w:id="113" w:author="陈天华" w:date="2014-05-26T14:34:00Z">
              <w:tcPr>
                <w:tcW w:w="238" w:type="pct"/>
                <w:gridSpan w:val="3"/>
              </w:tcPr>
            </w:tcPrChange>
          </w:tcPr>
          <w:p w:rsidR="001223AA" w:rsidRPr="00426F78" w:rsidRDefault="001223AA" w:rsidP="00412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</w:rPr>
              <w:t>召唤石收集进度</w:t>
            </w:r>
          </w:p>
        </w:tc>
        <w:tc>
          <w:tcPr>
            <w:tcW w:w="216" w:type="pct"/>
            <w:gridSpan w:val="2"/>
            <w:tcPrChange w:id="114" w:author="陈天华" w:date="2014-05-26T14:34:00Z">
              <w:tcPr>
                <w:tcW w:w="190" w:type="pct"/>
                <w:gridSpan w:val="3"/>
              </w:tcPr>
            </w:tcPrChange>
          </w:tcPr>
          <w:p w:rsidR="001223AA" w:rsidRPr="00426F78" w:rsidRDefault="001223AA" w:rsidP="00412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30A2C">
              <w:rPr>
                <w:rFonts w:hint="eastAsia"/>
                <w:sz w:val="18"/>
                <w:szCs w:val="18"/>
                <w:highlight w:val="yellow"/>
              </w:rPr>
              <w:t>进度条</w:t>
            </w:r>
          </w:p>
        </w:tc>
        <w:tc>
          <w:tcPr>
            <w:tcW w:w="190" w:type="pct"/>
            <w:gridSpan w:val="2"/>
            <w:tcPrChange w:id="115" w:author="陈天华" w:date="2014-05-26T14:34:00Z">
              <w:tcPr>
                <w:tcW w:w="167" w:type="pct"/>
                <w:gridSpan w:val="3"/>
              </w:tcPr>
            </w:tcPrChange>
          </w:tcPr>
          <w:p w:rsidR="001223AA" w:rsidRPr="00426F78" w:rsidRDefault="001223AA" w:rsidP="00412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C6561">
              <w:rPr>
                <w:sz w:val="18"/>
                <w:szCs w:val="18"/>
              </w:rPr>
              <w:t>242x4</w:t>
            </w: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865" w:type="pct"/>
            <w:gridSpan w:val="2"/>
            <w:tcPrChange w:id="116" w:author="陈天华" w:date="2014-05-26T14:34:00Z">
              <w:tcPr>
                <w:tcW w:w="761" w:type="pct"/>
                <w:gridSpan w:val="2"/>
              </w:tcPr>
            </w:tcPrChange>
          </w:tcPr>
          <w:p w:rsidR="001223AA" w:rsidRPr="00426F78" w:rsidRDefault="001223AA" w:rsidP="00412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3D022C" w:rsidRPr="00426F78" w:rsidTr="002D3580">
        <w:trPr>
          <w:gridAfter w:val="4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294" w:type="pc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" w:type="pct"/>
          </w:tcPr>
          <w:p w:rsidR="001223AA" w:rsidRPr="00DC6644" w:rsidRDefault="001223AA" w:rsidP="00412B1C">
            <w:pPr>
              <w:rPr>
                <w:sz w:val="30"/>
                <w:szCs w:val="30"/>
              </w:rPr>
            </w:pPr>
            <w:r w:rsidRPr="00DC6644">
              <w:rPr>
                <w:rFonts w:hint="eastAsia"/>
                <w:sz w:val="30"/>
                <w:szCs w:val="30"/>
              </w:rPr>
              <w:t>e</w:t>
            </w:r>
          </w:p>
        </w:tc>
        <w:tc>
          <w:tcPr>
            <w:tcW w:w="271" w:type="pct"/>
            <w:gridSpan w:val="2"/>
          </w:tcPr>
          <w:p w:rsidR="001223AA" w:rsidRPr="00426F78" w:rsidRDefault="001223AA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召唤</w:t>
            </w:r>
            <w:proofErr w:type="gramStart"/>
            <w:r>
              <w:rPr>
                <w:rFonts w:hint="eastAsia"/>
                <w:sz w:val="18"/>
                <w:szCs w:val="18"/>
              </w:rPr>
              <w:t>石数量</w:t>
            </w:r>
            <w:proofErr w:type="gramEnd"/>
          </w:p>
        </w:tc>
        <w:tc>
          <w:tcPr>
            <w:tcW w:w="216" w:type="pct"/>
            <w:gridSpan w:val="2"/>
          </w:tcPr>
          <w:p w:rsidR="001223AA" w:rsidRPr="00426F78" w:rsidRDefault="001223AA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30A2C">
              <w:rPr>
                <w:rFonts w:hint="eastAsia"/>
                <w:sz w:val="18"/>
                <w:szCs w:val="18"/>
                <w:highlight w:val="yellow"/>
              </w:rPr>
              <w:t>文本</w:t>
            </w:r>
          </w:p>
        </w:tc>
        <w:tc>
          <w:tcPr>
            <w:tcW w:w="190" w:type="pct"/>
            <w:gridSpan w:val="2"/>
          </w:tcPr>
          <w:p w:rsidR="001223AA" w:rsidRPr="00426F78" w:rsidRDefault="001223AA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865" w:type="pct"/>
            <w:gridSpan w:val="2"/>
          </w:tcPr>
          <w:p w:rsidR="001223AA" w:rsidRPr="00856357" w:rsidRDefault="001223AA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 w:rsidRPr="00856357">
              <w:rPr>
                <w:rFonts w:hint="eastAsia"/>
                <w:b/>
                <w:sz w:val="18"/>
                <w:szCs w:val="18"/>
              </w:rPr>
              <w:t>显示格式：</w:t>
            </w:r>
            <w:r w:rsidRPr="00856357">
              <w:rPr>
                <w:rFonts w:hint="eastAsia"/>
                <w:sz w:val="18"/>
                <w:szCs w:val="18"/>
              </w:rPr>
              <w:t>已有的召唤</w:t>
            </w:r>
            <w:proofErr w:type="gramStart"/>
            <w:r w:rsidRPr="00856357">
              <w:rPr>
                <w:rFonts w:hint="eastAsia"/>
                <w:sz w:val="18"/>
                <w:szCs w:val="18"/>
              </w:rPr>
              <w:t>石数量</w:t>
            </w:r>
            <w:proofErr w:type="gramEnd"/>
            <w:r w:rsidRPr="00856357">
              <w:rPr>
                <w:rFonts w:hint="eastAsia"/>
                <w:sz w:val="18"/>
                <w:szCs w:val="18"/>
              </w:rPr>
              <w:t>/</w:t>
            </w:r>
            <w:r w:rsidRPr="00856357">
              <w:rPr>
                <w:rFonts w:hint="eastAsia"/>
                <w:sz w:val="18"/>
                <w:szCs w:val="18"/>
              </w:rPr>
              <w:t>所需召唤</w:t>
            </w:r>
            <w:proofErr w:type="gramStart"/>
            <w:r w:rsidRPr="00856357">
              <w:rPr>
                <w:rFonts w:hint="eastAsia"/>
                <w:sz w:val="18"/>
                <w:szCs w:val="18"/>
              </w:rPr>
              <w:t>石数量</w:t>
            </w:r>
            <w:proofErr w:type="gramEnd"/>
          </w:p>
        </w:tc>
      </w:tr>
      <w:tr w:rsidR="006B1E91" w:rsidRPr="00426F78" w:rsidTr="002D3580">
        <w:trPr>
          <w:gridAfter w:val="4"/>
          <w:wAfter w:w="3294" w:type="pct"/>
          <w:trPrChange w:id="117" w:author="陈天华" w:date="2014-05-26T14:34:00Z">
            <w:trPr>
              <w:gridAfter w:val="4"/>
              <w:wAfter w:w="3459" w:type="pct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gridSpan w:val="9"/>
            <w:tcPrChange w:id="118" w:author="陈天华" w:date="2014-05-26T14:34:00Z">
              <w:tcPr>
                <w:tcW w:w="1541" w:type="pct"/>
                <w:gridSpan w:val="13"/>
              </w:tcPr>
            </w:tcPrChange>
          </w:tcPr>
          <w:p w:rsidR="006B1E91" w:rsidRPr="00DC6644" w:rsidRDefault="006B1E91" w:rsidP="006B1E91">
            <w:pPr>
              <w:rPr>
                <w:sz w:val="30"/>
                <w:szCs w:val="30"/>
              </w:rPr>
            </w:pPr>
          </w:p>
        </w:tc>
      </w:tr>
      <w:tr w:rsidR="003D022C" w:rsidRPr="00AB642A" w:rsidTr="002D3580">
        <w:trPr>
          <w:gridAfter w:val="4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294" w:type="pc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" w:type="pct"/>
          </w:tcPr>
          <w:p w:rsidR="00223865" w:rsidRPr="00DC6644" w:rsidRDefault="006B1E91" w:rsidP="00412B1C">
            <w:pPr>
              <w:rPr>
                <w:sz w:val="30"/>
                <w:szCs w:val="30"/>
              </w:rPr>
            </w:pPr>
            <w:r w:rsidRPr="00DC6644">
              <w:rPr>
                <w:rFonts w:hint="eastAsia"/>
                <w:sz w:val="30"/>
                <w:szCs w:val="30"/>
              </w:rPr>
              <w:t>6</w:t>
            </w:r>
          </w:p>
        </w:tc>
        <w:tc>
          <w:tcPr>
            <w:tcW w:w="271" w:type="pct"/>
            <w:gridSpan w:val="2"/>
          </w:tcPr>
          <w:p w:rsidR="00223865" w:rsidRDefault="006B1E91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装备显示区域</w:t>
            </w:r>
          </w:p>
        </w:tc>
        <w:tc>
          <w:tcPr>
            <w:tcW w:w="216" w:type="pct"/>
            <w:gridSpan w:val="2"/>
          </w:tcPr>
          <w:p w:rsidR="00223865" w:rsidRDefault="0008292F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8292F">
              <w:rPr>
                <w:rFonts w:hint="eastAsia"/>
                <w:sz w:val="18"/>
                <w:szCs w:val="18"/>
                <w:highlight w:val="yellow"/>
              </w:rPr>
              <w:t>图片</w:t>
            </w:r>
          </w:p>
        </w:tc>
        <w:tc>
          <w:tcPr>
            <w:tcW w:w="190" w:type="pct"/>
            <w:gridSpan w:val="2"/>
          </w:tcPr>
          <w:p w:rsidR="00223865" w:rsidRPr="00426F78" w:rsidRDefault="007A7385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100X100</w:t>
            </w:r>
          </w:p>
        </w:tc>
        <w:tc>
          <w:tcPr>
            <w:tcW w:w="865" w:type="pct"/>
            <w:gridSpan w:val="2"/>
          </w:tcPr>
          <w:p w:rsidR="00223865" w:rsidRDefault="00F959D3" w:rsidP="003445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可点击，</w:t>
            </w:r>
            <w:r w:rsidR="00B07857">
              <w:rPr>
                <w:rFonts w:hint="eastAsia"/>
                <w:sz w:val="18"/>
                <w:szCs w:val="18"/>
              </w:rPr>
              <w:t>该区域内每一个</w:t>
            </w:r>
            <w:proofErr w:type="gramStart"/>
            <w:r w:rsidR="00B07857">
              <w:rPr>
                <w:rFonts w:hint="eastAsia"/>
                <w:sz w:val="18"/>
                <w:szCs w:val="18"/>
              </w:rPr>
              <w:t>圈显示</w:t>
            </w:r>
            <w:proofErr w:type="gramEnd"/>
            <w:r w:rsidR="00B07857">
              <w:rPr>
                <w:rFonts w:hint="eastAsia"/>
                <w:sz w:val="18"/>
                <w:szCs w:val="18"/>
              </w:rPr>
              <w:t>一个装备</w:t>
            </w:r>
            <w:r w:rsidR="00C52EC2">
              <w:rPr>
                <w:rFonts w:hint="eastAsia"/>
                <w:sz w:val="18"/>
                <w:szCs w:val="18"/>
              </w:rPr>
              <w:t>的图片</w:t>
            </w:r>
            <w:r w:rsidR="00B07857">
              <w:rPr>
                <w:rFonts w:hint="eastAsia"/>
                <w:sz w:val="18"/>
                <w:szCs w:val="18"/>
              </w:rPr>
              <w:t>，触控范围：</w:t>
            </w:r>
            <w:r w:rsidR="00B07857">
              <w:rPr>
                <w:rFonts w:hint="eastAsia"/>
                <w:sz w:val="18"/>
                <w:szCs w:val="18"/>
              </w:rPr>
              <w:t>100X100</w:t>
            </w:r>
            <w:r w:rsidR="00424A79">
              <w:rPr>
                <w:rFonts w:hint="eastAsia"/>
                <w:sz w:val="18"/>
                <w:szCs w:val="18"/>
              </w:rPr>
              <w:t>，只有绿色的圈点击后会弹出装备子界面</w:t>
            </w:r>
          </w:p>
        </w:tc>
      </w:tr>
      <w:tr w:rsidR="00AB642A" w:rsidRPr="00AB642A" w:rsidTr="002D3580">
        <w:trPr>
          <w:gridAfter w:val="4"/>
          <w:wAfter w:w="3294" w:type="pct"/>
          <w:trPrChange w:id="119" w:author="陈天华" w:date="2014-05-26T14:34:00Z">
            <w:trPr>
              <w:gridAfter w:val="4"/>
              <w:wAfter w:w="3459" w:type="pct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gridSpan w:val="9"/>
            <w:tcPrChange w:id="120" w:author="陈天华" w:date="2014-05-26T14:34:00Z">
              <w:tcPr>
                <w:tcW w:w="1541" w:type="pct"/>
                <w:gridSpan w:val="13"/>
              </w:tcPr>
            </w:tcPrChange>
          </w:tcPr>
          <w:p w:rsidR="00221BD9" w:rsidRDefault="00221BD9" w:rsidP="00412B1C">
            <w:pPr>
              <w:rPr>
                <w:sz w:val="18"/>
                <w:szCs w:val="18"/>
              </w:rPr>
            </w:pPr>
          </w:p>
          <w:p w:rsidR="00221BD9" w:rsidRDefault="00221BD9" w:rsidP="00412B1C">
            <w:pPr>
              <w:rPr>
                <w:sz w:val="18"/>
                <w:szCs w:val="18"/>
              </w:rPr>
            </w:pPr>
          </w:p>
          <w:p w:rsidR="00221BD9" w:rsidRDefault="00221BD9" w:rsidP="00412B1C">
            <w:pPr>
              <w:rPr>
                <w:sz w:val="18"/>
                <w:szCs w:val="18"/>
              </w:rPr>
            </w:pPr>
          </w:p>
          <w:p w:rsidR="00221BD9" w:rsidRDefault="00221BD9" w:rsidP="00412B1C">
            <w:pPr>
              <w:rPr>
                <w:sz w:val="18"/>
                <w:szCs w:val="18"/>
              </w:rPr>
            </w:pPr>
          </w:p>
          <w:p w:rsidR="00221BD9" w:rsidRDefault="00221BD9" w:rsidP="00412B1C">
            <w:pPr>
              <w:rPr>
                <w:sz w:val="18"/>
                <w:szCs w:val="18"/>
              </w:rPr>
            </w:pPr>
          </w:p>
          <w:p w:rsidR="00221BD9" w:rsidRDefault="00221BD9" w:rsidP="00412B1C">
            <w:pPr>
              <w:rPr>
                <w:sz w:val="18"/>
                <w:szCs w:val="18"/>
              </w:rPr>
            </w:pPr>
          </w:p>
          <w:p w:rsidR="00AB642A" w:rsidRPr="00221BD9" w:rsidRDefault="00AB642A" w:rsidP="00412B1C">
            <w:pPr>
              <w:rPr>
                <w:color w:val="FFFF00"/>
                <w:sz w:val="18"/>
                <w:szCs w:val="18"/>
              </w:rPr>
            </w:pPr>
            <w:r w:rsidRPr="00221BD9">
              <w:rPr>
                <w:rFonts w:hint="eastAsia"/>
                <w:color w:val="FFFF00"/>
                <w:sz w:val="18"/>
                <w:szCs w:val="18"/>
              </w:rPr>
              <w:t>装备显示区域样式一</w:t>
            </w:r>
          </w:p>
          <w:p w:rsidR="00A222F2" w:rsidRDefault="0050412C" w:rsidP="00412B1C">
            <w:pPr>
              <w:rPr>
                <w:color w:val="auto"/>
                <w:sz w:val="18"/>
                <w:szCs w:val="18"/>
              </w:rPr>
            </w:pPr>
            <w:r w:rsidRPr="0050412C">
              <w:rPr>
                <w:noProof/>
                <w:sz w:val="18"/>
                <w:szCs w:val="18"/>
              </w:rPr>
              <w:drawing>
                <wp:inline distT="0" distB="0" distL="0" distR="0" wp14:anchorId="5A82B030" wp14:editId="62AE15F3">
                  <wp:extent cx="1019317" cy="1019317"/>
                  <wp:effectExtent l="0" t="0" r="9525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317" cy="1019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D3333">
              <w:rPr>
                <w:rFonts w:hint="eastAsia"/>
                <w:sz w:val="18"/>
                <w:szCs w:val="18"/>
              </w:rPr>
              <w:t>当装备位上没装备时，以该样式显示，未装备字样为</w:t>
            </w:r>
            <w:r w:rsidR="000D3333" w:rsidRPr="000D3333">
              <w:rPr>
                <w:rFonts w:hint="eastAsia"/>
                <w:color w:val="FFFF00"/>
                <w:sz w:val="18"/>
                <w:szCs w:val="18"/>
              </w:rPr>
              <w:t>普通显示文本</w:t>
            </w:r>
            <w:r w:rsidR="000D3333" w:rsidRPr="00ED0B7D">
              <w:rPr>
                <w:rFonts w:hint="eastAsia"/>
                <w:color w:val="auto"/>
                <w:sz w:val="18"/>
                <w:szCs w:val="18"/>
              </w:rPr>
              <w:t>置于</w:t>
            </w:r>
            <w:r w:rsidR="000D3333" w:rsidRPr="000D3333">
              <w:rPr>
                <w:rFonts w:hint="eastAsia"/>
                <w:color w:val="auto"/>
                <w:sz w:val="18"/>
                <w:szCs w:val="18"/>
              </w:rPr>
              <w:t>装备图片之上</w:t>
            </w:r>
            <w:r w:rsidR="00653DE9">
              <w:rPr>
                <w:rFonts w:hint="eastAsia"/>
                <w:color w:val="auto"/>
                <w:sz w:val="18"/>
                <w:szCs w:val="18"/>
              </w:rPr>
              <w:t>，此时的装备图片</w:t>
            </w:r>
            <w:proofErr w:type="gramStart"/>
            <w:r w:rsidR="00653DE9">
              <w:rPr>
                <w:rFonts w:hint="eastAsia"/>
                <w:color w:val="auto"/>
                <w:sz w:val="18"/>
                <w:szCs w:val="18"/>
              </w:rPr>
              <w:t>以灰态显示</w:t>
            </w:r>
            <w:proofErr w:type="gramEnd"/>
            <w:r w:rsidR="005C3C93">
              <w:rPr>
                <w:rFonts w:hint="eastAsia"/>
                <w:sz w:val="18"/>
                <w:szCs w:val="18"/>
              </w:rPr>
              <w:t>，点击后弹出装备信息界面</w:t>
            </w:r>
          </w:p>
          <w:p w:rsidR="00221BD9" w:rsidRPr="000D3333" w:rsidRDefault="00221BD9" w:rsidP="00412B1C">
            <w:pPr>
              <w:rPr>
                <w:color w:val="auto"/>
                <w:sz w:val="18"/>
                <w:szCs w:val="18"/>
              </w:rPr>
            </w:pPr>
          </w:p>
          <w:p w:rsidR="00AB642A" w:rsidRPr="005C3C93" w:rsidRDefault="00AB642A" w:rsidP="00412B1C">
            <w:pPr>
              <w:rPr>
                <w:color w:val="FFFF00"/>
                <w:sz w:val="18"/>
                <w:szCs w:val="18"/>
              </w:rPr>
            </w:pPr>
            <w:r w:rsidRPr="005C3C93">
              <w:rPr>
                <w:rFonts w:hint="eastAsia"/>
                <w:color w:val="FFFF00"/>
                <w:sz w:val="18"/>
                <w:szCs w:val="18"/>
              </w:rPr>
              <w:t>装备显示区域样式二</w:t>
            </w:r>
          </w:p>
          <w:p w:rsidR="00221BD9" w:rsidRDefault="0050412C" w:rsidP="00412B1C">
            <w:pPr>
              <w:rPr>
                <w:color w:val="auto"/>
                <w:sz w:val="18"/>
                <w:szCs w:val="18"/>
              </w:rPr>
            </w:pPr>
            <w:r w:rsidRPr="0050412C">
              <w:rPr>
                <w:noProof/>
                <w:sz w:val="18"/>
                <w:szCs w:val="18"/>
              </w:rPr>
              <w:lastRenderedPageBreak/>
              <w:drawing>
                <wp:inline distT="0" distB="0" distL="0" distR="0" wp14:anchorId="4B8CF66D" wp14:editId="79D683B1">
                  <wp:extent cx="1047896" cy="1086002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896" cy="1086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D0B7D">
              <w:rPr>
                <w:rFonts w:hint="eastAsia"/>
                <w:sz w:val="18"/>
                <w:szCs w:val="18"/>
              </w:rPr>
              <w:t>当装备位上没装备但角色身上有足够的合成材料时，以该样式显示，可合成字样为</w:t>
            </w:r>
            <w:r w:rsidR="00ED0B7D" w:rsidRPr="000D3333">
              <w:rPr>
                <w:rFonts w:hint="eastAsia"/>
                <w:color w:val="FFFF00"/>
                <w:sz w:val="18"/>
                <w:szCs w:val="18"/>
              </w:rPr>
              <w:t>普通显示文本</w:t>
            </w:r>
            <w:r w:rsidR="00ED0B7D" w:rsidRPr="00ED0B7D">
              <w:rPr>
                <w:rFonts w:hint="eastAsia"/>
                <w:color w:val="auto"/>
                <w:sz w:val="18"/>
                <w:szCs w:val="18"/>
              </w:rPr>
              <w:t>置于</w:t>
            </w:r>
            <w:r w:rsidR="00ED0B7D" w:rsidRPr="000D3333">
              <w:rPr>
                <w:rFonts w:hint="eastAsia"/>
                <w:color w:val="auto"/>
                <w:sz w:val="18"/>
                <w:szCs w:val="18"/>
              </w:rPr>
              <w:t>装备图片之上</w:t>
            </w:r>
            <w:r w:rsidR="00ED0B7D">
              <w:rPr>
                <w:rFonts w:hint="eastAsia"/>
                <w:color w:val="auto"/>
                <w:sz w:val="18"/>
                <w:szCs w:val="18"/>
              </w:rPr>
              <w:t>，此时的装备图片</w:t>
            </w:r>
            <w:proofErr w:type="gramStart"/>
            <w:r w:rsidR="00ED0B7D">
              <w:rPr>
                <w:rFonts w:hint="eastAsia"/>
                <w:color w:val="auto"/>
                <w:sz w:val="18"/>
                <w:szCs w:val="18"/>
              </w:rPr>
              <w:t>以灰态显示</w:t>
            </w:r>
            <w:proofErr w:type="gramEnd"/>
            <w:r w:rsidR="005C3C93">
              <w:rPr>
                <w:rFonts w:hint="eastAsia"/>
                <w:sz w:val="18"/>
                <w:szCs w:val="18"/>
              </w:rPr>
              <w:t>，点击后弹出装备信息界面</w:t>
            </w:r>
          </w:p>
          <w:p w:rsidR="00221BD9" w:rsidRDefault="00221BD9" w:rsidP="00412B1C">
            <w:pPr>
              <w:rPr>
                <w:color w:val="auto"/>
                <w:sz w:val="18"/>
                <w:szCs w:val="18"/>
              </w:rPr>
            </w:pPr>
          </w:p>
          <w:p w:rsidR="00AB642A" w:rsidRPr="005C3C93" w:rsidRDefault="00AB642A" w:rsidP="00412B1C">
            <w:pPr>
              <w:rPr>
                <w:color w:val="FFFF00"/>
                <w:sz w:val="18"/>
                <w:szCs w:val="18"/>
              </w:rPr>
            </w:pPr>
            <w:r w:rsidRPr="005C3C93">
              <w:rPr>
                <w:rFonts w:hint="eastAsia"/>
                <w:color w:val="FFFF00"/>
                <w:sz w:val="18"/>
                <w:szCs w:val="18"/>
              </w:rPr>
              <w:t>装备显示区域样式三</w:t>
            </w:r>
          </w:p>
          <w:p w:rsidR="00534577" w:rsidRPr="005C3C93" w:rsidRDefault="00653DE9" w:rsidP="005C3C93">
            <w:pPr>
              <w:rPr>
                <w:sz w:val="18"/>
                <w:szCs w:val="18"/>
              </w:rPr>
            </w:pPr>
            <w:r w:rsidRPr="00653DE9">
              <w:rPr>
                <w:noProof/>
                <w:sz w:val="18"/>
                <w:szCs w:val="18"/>
              </w:rPr>
              <w:drawing>
                <wp:inline distT="0" distB="0" distL="0" distR="0" wp14:anchorId="3587242C" wp14:editId="1C838407">
                  <wp:extent cx="1038370" cy="1038370"/>
                  <wp:effectExtent l="0" t="0" r="9525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370" cy="103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C3C93">
              <w:rPr>
                <w:rFonts w:hint="eastAsia"/>
                <w:sz w:val="18"/>
                <w:szCs w:val="18"/>
              </w:rPr>
              <w:t>当装备位上已有装备时，以该样式显示，点击后弹出装备信息界面</w:t>
            </w:r>
            <w:r w:rsidR="005C3C93" w:rsidRPr="005C3C93">
              <w:rPr>
                <w:rFonts w:hint="eastAsia"/>
                <w:sz w:val="18"/>
                <w:szCs w:val="18"/>
              </w:rPr>
              <w:t xml:space="preserve"> </w:t>
            </w:r>
          </w:p>
        </w:tc>
      </w:tr>
      <w:tr w:rsidR="003D022C" w:rsidRPr="00AB642A" w:rsidTr="002D3580">
        <w:trPr>
          <w:gridAfter w:val="4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294" w:type="pc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" w:type="pct"/>
          </w:tcPr>
          <w:p w:rsidR="00AB642A" w:rsidRDefault="00AB642A" w:rsidP="00412B1C">
            <w:pPr>
              <w:rPr>
                <w:sz w:val="18"/>
                <w:szCs w:val="18"/>
              </w:rPr>
            </w:pPr>
          </w:p>
        </w:tc>
        <w:tc>
          <w:tcPr>
            <w:tcW w:w="271" w:type="pct"/>
            <w:gridSpan w:val="2"/>
          </w:tcPr>
          <w:p w:rsidR="00AB642A" w:rsidRDefault="00AB642A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16" w:type="pct"/>
            <w:gridSpan w:val="2"/>
          </w:tcPr>
          <w:p w:rsidR="00AB642A" w:rsidRPr="0008292F" w:rsidRDefault="00AB642A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highlight w:val="yellow"/>
              </w:rPr>
            </w:pPr>
          </w:p>
        </w:tc>
        <w:tc>
          <w:tcPr>
            <w:tcW w:w="190" w:type="pct"/>
            <w:gridSpan w:val="2"/>
          </w:tcPr>
          <w:p w:rsidR="00AB642A" w:rsidRDefault="00AB642A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865" w:type="pct"/>
            <w:gridSpan w:val="2"/>
          </w:tcPr>
          <w:p w:rsidR="00AB642A" w:rsidRDefault="00AB642A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23865" w:rsidRPr="00426F78" w:rsidTr="002D3580">
        <w:trPr>
          <w:gridAfter w:val="4"/>
          <w:wAfter w:w="3294" w:type="pct"/>
          <w:trPrChange w:id="121" w:author="陈天华" w:date="2014-05-26T14:34:00Z">
            <w:trPr>
              <w:gridAfter w:val="4"/>
              <w:wAfter w:w="3459" w:type="pct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" w:type="pct"/>
            <w:tcPrChange w:id="122" w:author="陈天华" w:date="2014-05-26T14:34:00Z">
              <w:tcPr>
                <w:tcW w:w="185" w:type="pct"/>
                <w:gridSpan w:val="2"/>
              </w:tcPr>
            </w:tcPrChange>
          </w:tcPr>
          <w:p w:rsidR="00223865" w:rsidRDefault="00F64D1F" w:rsidP="00412B1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271" w:type="pct"/>
            <w:gridSpan w:val="2"/>
            <w:tcPrChange w:id="123" w:author="陈天华" w:date="2014-05-26T14:34:00Z">
              <w:tcPr>
                <w:tcW w:w="238" w:type="pct"/>
                <w:gridSpan w:val="3"/>
              </w:tcPr>
            </w:tcPrChange>
          </w:tcPr>
          <w:p w:rsidR="00223865" w:rsidRDefault="00CC5650" w:rsidP="00412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升阶</w:t>
            </w:r>
            <w:r w:rsidR="00F64D1F">
              <w:rPr>
                <w:rFonts w:hint="eastAsia"/>
                <w:sz w:val="18"/>
                <w:szCs w:val="18"/>
              </w:rPr>
              <w:t>按钮</w:t>
            </w:r>
          </w:p>
        </w:tc>
        <w:tc>
          <w:tcPr>
            <w:tcW w:w="216" w:type="pct"/>
            <w:gridSpan w:val="2"/>
            <w:tcPrChange w:id="124" w:author="陈天华" w:date="2014-05-26T14:34:00Z">
              <w:tcPr>
                <w:tcW w:w="190" w:type="pct"/>
                <w:gridSpan w:val="3"/>
              </w:tcPr>
            </w:tcPrChange>
          </w:tcPr>
          <w:p w:rsidR="00223865" w:rsidRDefault="00F64D1F" w:rsidP="00412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8292F">
              <w:rPr>
                <w:rFonts w:hint="eastAsia"/>
                <w:sz w:val="18"/>
                <w:szCs w:val="18"/>
                <w:highlight w:val="yellow"/>
              </w:rPr>
              <w:t>图片</w:t>
            </w:r>
          </w:p>
        </w:tc>
        <w:tc>
          <w:tcPr>
            <w:tcW w:w="190" w:type="pct"/>
            <w:gridSpan w:val="2"/>
            <w:tcPrChange w:id="125" w:author="陈天华" w:date="2014-05-26T14:34:00Z">
              <w:tcPr>
                <w:tcW w:w="167" w:type="pct"/>
                <w:gridSpan w:val="3"/>
              </w:tcPr>
            </w:tcPrChange>
          </w:tcPr>
          <w:p w:rsidR="00223865" w:rsidRPr="00426F78" w:rsidRDefault="00223865" w:rsidP="00412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865" w:type="pct"/>
            <w:gridSpan w:val="2"/>
            <w:tcPrChange w:id="126" w:author="陈天华" w:date="2014-05-26T14:34:00Z">
              <w:tcPr>
                <w:tcW w:w="761" w:type="pct"/>
                <w:gridSpan w:val="2"/>
              </w:tcPr>
            </w:tcPrChange>
          </w:tcPr>
          <w:p w:rsidR="0004501F" w:rsidRDefault="001224F2" w:rsidP="000450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该图片</w:t>
            </w:r>
            <w:proofErr w:type="gramEnd"/>
            <w:r>
              <w:rPr>
                <w:rFonts w:hint="eastAsia"/>
                <w:sz w:val="18"/>
                <w:szCs w:val="18"/>
              </w:rPr>
              <w:t>可点击，点击后可完成角色升阶操作，</w:t>
            </w:r>
            <w:r w:rsidR="00343306">
              <w:rPr>
                <w:rFonts w:hint="eastAsia"/>
                <w:sz w:val="18"/>
                <w:szCs w:val="18"/>
              </w:rPr>
              <w:t>默认状态不显示该</w:t>
            </w:r>
            <w:r>
              <w:rPr>
                <w:rFonts w:hint="eastAsia"/>
                <w:sz w:val="18"/>
                <w:szCs w:val="18"/>
              </w:rPr>
              <w:t>图片</w:t>
            </w:r>
            <w:r w:rsidR="00343306">
              <w:rPr>
                <w:rFonts w:hint="eastAsia"/>
                <w:sz w:val="18"/>
                <w:szCs w:val="18"/>
              </w:rPr>
              <w:t>，当角色凑齐</w:t>
            </w:r>
            <w:r w:rsidR="00343306">
              <w:rPr>
                <w:rFonts w:hint="eastAsia"/>
                <w:sz w:val="18"/>
                <w:szCs w:val="18"/>
              </w:rPr>
              <w:t>6</w:t>
            </w:r>
            <w:r w:rsidR="00343306">
              <w:rPr>
                <w:rFonts w:hint="eastAsia"/>
                <w:sz w:val="18"/>
                <w:szCs w:val="18"/>
              </w:rPr>
              <w:t>件装备时才显示</w:t>
            </w:r>
            <w:r w:rsidR="0004501F">
              <w:rPr>
                <w:rFonts w:hint="eastAsia"/>
                <w:sz w:val="18"/>
                <w:szCs w:val="18"/>
              </w:rPr>
              <w:t>该图片</w:t>
            </w:r>
          </w:p>
          <w:p w:rsidR="00223865" w:rsidRDefault="0004501F" w:rsidP="000450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当图片</w:t>
            </w:r>
            <w:proofErr w:type="gramEnd"/>
            <w:r>
              <w:rPr>
                <w:rFonts w:hint="eastAsia"/>
                <w:sz w:val="18"/>
                <w:szCs w:val="18"/>
              </w:rPr>
              <w:t>显示时，图片上有</w:t>
            </w:r>
            <w:proofErr w:type="gramStart"/>
            <w:r>
              <w:rPr>
                <w:rFonts w:hint="eastAsia"/>
                <w:sz w:val="18"/>
                <w:szCs w:val="18"/>
              </w:rPr>
              <w:t>升阶二字</w:t>
            </w:r>
            <w:proofErr w:type="gramEnd"/>
            <w:r>
              <w:rPr>
                <w:rFonts w:hint="eastAsia"/>
                <w:sz w:val="18"/>
                <w:szCs w:val="18"/>
              </w:rPr>
              <w:t>（</w:t>
            </w:r>
            <w:r w:rsidRPr="0004501F">
              <w:rPr>
                <w:rFonts w:hint="eastAsia"/>
                <w:sz w:val="18"/>
                <w:szCs w:val="18"/>
                <w:highlight w:val="yellow"/>
              </w:rPr>
              <w:t>普通显示文本</w:t>
            </w:r>
            <w:r>
              <w:rPr>
                <w:rFonts w:hint="eastAsia"/>
                <w:sz w:val="18"/>
                <w:szCs w:val="18"/>
              </w:rPr>
              <w:t>），同时有</w:t>
            </w:r>
            <w:r w:rsidRPr="00526AF9">
              <w:rPr>
                <w:rFonts w:hint="eastAsia"/>
                <w:b/>
                <w:color w:val="FF0000"/>
                <w:sz w:val="18"/>
                <w:szCs w:val="18"/>
              </w:rPr>
              <w:t>特效</w:t>
            </w:r>
            <w:r>
              <w:rPr>
                <w:rFonts w:hint="eastAsia"/>
                <w:sz w:val="18"/>
                <w:szCs w:val="18"/>
              </w:rPr>
              <w:t>以突出显示。</w:t>
            </w:r>
          </w:p>
          <w:p w:rsidR="00225054" w:rsidRDefault="00225054" w:rsidP="000450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当用户点击</w:t>
            </w:r>
            <w:proofErr w:type="gramStart"/>
            <w:r>
              <w:rPr>
                <w:rFonts w:hint="eastAsia"/>
                <w:sz w:val="18"/>
                <w:szCs w:val="18"/>
              </w:rPr>
              <w:t>该图片</w:t>
            </w:r>
            <w:proofErr w:type="gramEnd"/>
            <w:r>
              <w:rPr>
                <w:rFonts w:hint="eastAsia"/>
                <w:sz w:val="18"/>
                <w:szCs w:val="18"/>
              </w:rPr>
              <w:t>后，角色升阶成功，并弹出</w:t>
            </w:r>
            <w:ins w:id="127" w:author="陈天华" w:date="2014-05-26T14:30:00Z">
              <w:r w:rsidR="002D3580" w:rsidRPr="002D3580">
                <w:rPr>
                  <w:rFonts w:hint="eastAsia"/>
                  <w:sz w:val="18"/>
                  <w:szCs w:val="18"/>
                </w:rPr>
                <w:t>升</w:t>
              </w:r>
              <w:proofErr w:type="gramStart"/>
              <w:r w:rsidR="002D3580" w:rsidRPr="002D3580">
                <w:rPr>
                  <w:rFonts w:hint="eastAsia"/>
                  <w:sz w:val="18"/>
                  <w:szCs w:val="18"/>
                </w:rPr>
                <w:t>阶成功</w:t>
              </w:r>
              <w:proofErr w:type="gramEnd"/>
              <w:r w:rsidR="002D3580" w:rsidRPr="002D3580">
                <w:rPr>
                  <w:rFonts w:hint="eastAsia"/>
                  <w:sz w:val="18"/>
                  <w:szCs w:val="18"/>
                </w:rPr>
                <w:t>消息窗</w:t>
              </w:r>
            </w:ins>
            <w:del w:id="128" w:author="陈天华" w:date="2014-05-26T14:30:00Z">
              <w:r w:rsidDel="002D3580">
                <w:rPr>
                  <w:rFonts w:hint="eastAsia"/>
                  <w:sz w:val="18"/>
                  <w:szCs w:val="18"/>
                </w:rPr>
                <w:delText>升阶成功消息</w:delText>
              </w:r>
              <w:r w:rsidR="00115602" w:rsidDel="002D3580">
                <w:rPr>
                  <w:rFonts w:hint="eastAsia"/>
                  <w:sz w:val="18"/>
                  <w:szCs w:val="18"/>
                </w:rPr>
                <w:delText>子界面</w:delText>
              </w:r>
            </w:del>
          </w:p>
        </w:tc>
      </w:tr>
      <w:tr w:rsidR="006B0E8A" w:rsidRPr="00684523" w:rsidTr="006B0E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" w:type="pct"/>
          </w:tcPr>
          <w:p w:rsidR="002D3580" w:rsidRDefault="002D3580" w:rsidP="00412B1C">
            <w:pPr>
              <w:rPr>
                <w:sz w:val="18"/>
                <w:szCs w:val="18"/>
              </w:rPr>
            </w:pPr>
          </w:p>
        </w:tc>
        <w:tc>
          <w:tcPr>
            <w:tcW w:w="1542" w:type="pct"/>
            <w:gridSpan w:val="8"/>
          </w:tcPr>
          <w:p w:rsidR="002D3580" w:rsidRDefault="002D3580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29" w:author="陈天华" w:date="2014-05-26T14:33:00Z"/>
                <w:rFonts w:hint="eastAsia"/>
                <w:sz w:val="18"/>
                <w:szCs w:val="18"/>
              </w:rPr>
            </w:pPr>
            <w:ins w:id="130" w:author="陈天华" w:date="2014-05-26T14:33:00Z">
              <w:r>
                <w:rPr>
                  <w:noProof/>
                  <w:sz w:val="18"/>
                  <w:szCs w:val="18"/>
                </w:rPr>
                <w:drawing>
                  <wp:inline distT="0" distB="0" distL="0" distR="0" wp14:anchorId="7C6CC46D" wp14:editId="73B8792A">
                    <wp:extent cx="5271770" cy="4262120"/>
                    <wp:effectExtent l="0" t="0" r="5080" b="5080"/>
                    <wp:docPr id="4" name="图片 4" descr="C:\Users\Administrator\AppData\Local\Skitch\升阶成功消息窗_052614_023144_PM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" descr="C:\Users\Administrator\AppData\Local\Skitch\升阶成功消息窗_052614_023144_PM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271770" cy="42621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:rsidR="002D3580" w:rsidRDefault="002D3580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31" w:author="陈天华" w:date="2014-05-26T14:34:00Z"/>
                <w:rFonts w:hint="eastAsia"/>
                <w:sz w:val="18"/>
                <w:szCs w:val="18"/>
              </w:rPr>
            </w:pPr>
          </w:p>
          <w:p w:rsidR="002D3580" w:rsidRPr="002D3580" w:rsidRDefault="002D3580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30"/>
                <w:szCs w:val="30"/>
              </w:rPr>
            </w:pPr>
            <w:r w:rsidRPr="002D3580">
              <w:rPr>
                <w:rFonts w:hint="eastAsia"/>
                <w:sz w:val="30"/>
                <w:szCs w:val="30"/>
              </w:rPr>
              <w:t>1</w:t>
            </w:r>
            <w:r>
              <w:rPr>
                <w:rFonts w:hint="eastAsia"/>
                <w:sz w:val="30"/>
                <w:szCs w:val="30"/>
              </w:rPr>
              <w:t>,</w:t>
            </w:r>
            <w:r>
              <w:rPr>
                <w:rFonts w:hint="eastAsia"/>
                <w:sz w:val="30"/>
                <w:szCs w:val="30"/>
              </w:rPr>
              <w:t>显示角色的头像及</w:t>
            </w:r>
            <w:r w:rsidRPr="00E13F45">
              <w:rPr>
                <w:rFonts w:hint="eastAsia"/>
                <w:b/>
                <w:color w:val="FF0000"/>
                <w:sz w:val="30"/>
                <w:szCs w:val="30"/>
              </w:rPr>
              <w:t>升阶前</w:t>
            </w:r>
            <w:r>
              <w:rPr>
                <w:rFonts w:hint="eastAsia"/>
                <w:sz w:val="30"/>
                <w:szCs w:val="30"/>
              </w:rPr>
              <w:t>的品阶颜色边框</w:t>
            </w:r>
          </w:p>
          <w:p w:rsidR="002D3580" w:rsidRPr="002D3580" w:rsidRDefault="002D3580" w:rsidP="002D35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30"/>
                <w:szCs w:val="30"/>
              </w:rPr>
            </w:pPr>
            <w:r w:rsidRPr="002D3580">
              <w:rPr>
                <w:rFonts w:hint="eastAsia"/>
                <w:sz w:val="30"/>
                <w:szCs w:val="30"/>
              </w:rPr>
              <w:t>2</w:t>
            </w:r>
            <w:r>
              <w:rPr>
                <w:rFonts w:hint="eastAsia"/>
                <w:sz w:val="30"/>
                <w:szCs w:val="30"/>
              </w:rPr>
              <w:t>,</w:t>
            </w:r>
            <w:r>
              <w:rPr>
                <w:rFonts w:hint="eastAsia"/>
                <w:sz w:val="30"/>
                <w:szCs w:val="30"/>
              </w:rPr>
              <w:t>显示角色的头像及</w:t>
            </w:r>
            <w:proofErr w:type="gramStart"/>
            <w:r w:rsidRPr="00E13F45">
              <w:rPr>
                <w:rFonts w:hint="eastAsia"/>
                <w:b/>
                <w:color w:val="FF0000"/>
                <w:sz w:val="30"/>
                <w:szCs w:val="30"/>
              </w:rPr>
              <w:t>升阶</w:t>
            </w:r>
            <w:r w:rsidRPr="00E13F45">
              <w:rPr>
                <w:rFonts w:hint="eastAsia"/>
                <w:b/>
                <w:color w:val="FF0000"/>
                <w:sz w:val="30"/>
                <w:szCs w:val="30"/>
              </w:rPr>
              <w:t>后</w:t>
            </w:r>
            <w:r>
              <w:rPr>
                <w:rFonts w:hint="eastAsia"/>
                <w:sz w:val="30"/>
                <w:szCs w:val="30"/>
              </w:rPr>
              <w:t>的</w:t>
            </w:r>
            <w:proofErr w:type="gramEnd"/>
            <w:r>
              <w:rPr>
                <w:rFonts w:hint="eastAsia"/>
                <w:sz w:val="30"/>
                <w:szCs w:val="30"/>
              </w:rPr>
              <w:t>品阶颜色边框</w:t>
            </w:r>
          </w:p>
          <w:p w:rsidR="002D3580" w:rsidRPr="002D3580" w:rsidRDefault="002D3580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30"/>
                <w:szCs w:val="30"/>
              </w:rPr>
            </w:pPr>
            <w:r w:rsidRPr="002D3580">
              <w:rPr>
                <w:rFonts w:hint="eastAsia"/>
                <w:sz w:val="30"/>
                <w:szCs w:val="30"/>
              </w:rPr>
              <w:t>3</w:t>
            </w:r>
            <w:r>
              <w:rPr>
                <w:rFonts w:hint="eastAsia"/>
                <w:sz w:val="30"/>
                <w:szCs w:val="30"/>
              </w:rPr>
              <w:t>,</w:t>
            </w:r>
            <w:r>
              <w:rPr>
                <w:rFonts w:hint="eastAsia"/>
                <w:sz w:val="30"/>
                <w:szCs w:val="30"/>
              </w:rPr>
              <w:t>显示角色升阶前的生命值</w:t>
            </w:r>
          </w:p>
          <w:p w:rsidR="002D3580" w:rsidRPr="002D3580" w:rsidRDefault="002D3580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30"/>
                <w:szCs w:val="30"/>
              </w:rPr>
            </w:pPr>
            <w:r w:rsidRPr="002D3580">
              <w:rPr>
                <w:rFonts w:hint="eastAsia"/>
                <w:sz w:val="30"/>
                <w:szCs w:val="30"/>
              </w:rPr>
              <w:t>4</w:t>
            </w:r>
            <w:r>
              <w:rPr>
                <w:rFonts w:hint="eastAsia"/>
                <w:sz w:val="30"/>
                <w:szCs w:val="30"/>
              </w:rPr>
              <w:t>，显示角色</w:t>
            </w:r>
            <w:proofErr w:type="gramStart"/>
            <w:r>
              <w:rPr>
                <w:rFonts w:hint="eastAsia"/>
                <w:sz w:val="30"/>
                <w:szCs w:val="30"/>
              </w:rPr>
              <w:t>升阶后的</w:t>
            </w:r>
            <w:proofErr w:type="gramEnd"/>
            <w:r>
              <w:rPr>
                <w:rFonts w:hint="eastAsia"/>
                <w:sz w:val="30"/>
                <w:szCs w:val="30"/>
              </w:rPr>
              <w:t>生命值</w:t>
            </w:r>
          </w:p>
          <w:p w:rsidR="002D3580" w:rsidRPr="002D3580" w:rsidRDefault="002D3580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30"/>
                <w:szCs w:val="30"/>
              </w:rPr>
            </w:pPr>
            <w:r w:rsidRPr="002D3580">
              <w:rPr>
                <w:rFonts w:hint="eastAsia"/>
                <w:sz w:val="30"/>
                <w:szCs w:val="30"/>
              </w:rPr>
              <w:t>5</w:t>
            </w:r>
            <w:r>
              <w:rPr>
                <w:rFonts w:hint="eastAsia"/>
                <w:sz w:val="30"/>
                <w:szCs w:val="30"/>
              </w:rPr>
              <w:t>，显示角色升阶前的战斗力数值</w:t>
            </w:r>
          </w:p>
          <w:p w:rsidR="002D3580" w:rsidRPr="002D3580" w:rsidRDefault="002D3580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30"/>
                <w:szCs w:val="30"/>
              </w:rPr>
            </w:pPr>
            <w:r w:rsidRPr="002D3580">
              <w:rPr>
                <w:rFonts w:hint="eastAsia"/>
                <w:sz w:val="30"/>
                <w:szCs w:val="30"/>
              </w:rPr>
              <w:t>6</w:t>
            </w:r>
            <w:r>
              <w:rPr>
                <w:rFonts w:hint="eastAsia"/>
                <w:sz w:val="30"/>
                <w:szCs w:val="30"/>
              </w:rPr>
              <w:t>，显示角色</w:t>
            </w:r>
            <w:proofErr w:type="gramStart"/>
            <w:r>
              <w:rPr>
                <w:rFonts w:hint="eastAsia"/>
                <w:sz w:val="30"/>
                <w:szCs w:val="30"/>
              </w:rPr>
              <w:t>升阶后的</w:t>
            </w:r>
            <w:proofErr w:type="gramEnd"/>
            <w:r>
              <w:rPr>
                <w:rFonts w:hint="eastAsia"/>
                <w:sz w:val="30"/>
                <w:szCs w:val="30"/>
              </w:rPr>
              <w:t>战斗力数值</w:t>
            </w:r>
          </w:p>
          <w:p w:rsidR="002D3580" w:rsidRPr="002D3580" w:rsidRDefault="002D3580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32" w:author="陈天华" w:date="2014-05-26T14:34:00Z"/>
                <w:rFonts w:hint="eastAsia"/>
                <w:sz w:val="30"/>
                <w:szCs w:val="30"/>
              </w:rPr>
            </w:pPr>
            <w:r w:rsidRPr="002D3580">
              <w:rPr>
                <w:rFonts w:hint="eastAsia"/>
                <w:sz w:val="30"/>
                <w:szCs w:val="30"/>
              </w:rPr>
              <w:t>7</w:t>
            </w:r>
            <w:r>
              <w:rPr>
                <w:rFonts w:hint="eastAsia"/>
                <w:sz w:val="30"/>
                <w:szCs w:val="30"/>
              </w:rPr>
              <w:t>，关闭按钮点击后关闭该消息窗口</w:t>
            </w:r>
          </w:p>
          <w:p w:rsidR="002D3580" w:rsidRDefault="002D3580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33" w:author="陈天华" w:date="2014-05-26T14:34:00Z"/>
                <w:rFonts w:hint="eastAsia"/>
                <w:sz w:val="18"/>
                <w:szCs w:val="18"/>
              </w:rPr>
            </w:pPr>
          </w:p>
          <w:p w:rsidR="002D3580" w:rsidRDefault="002D3580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811" w:type="pct"/>
          </w:tcPr>
          <w:p w:rsidR="002D3580" w:rsidRPr="00684523" w:rsidRDefault="002D358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34" w:author="陈天华" w:date="2014-05-26T14:33:00Z"/>
              </w:rPr>
            </w:pPr>
          </w:p>
        </w:tc>
        <w:tc>
          <w:tcPr>
            <w:tcW w:w="828" w:type="pct"/>
          </w:tcPr>
          <w:p w:rsidR="002D3580" w:rsidRPr="00684523" w:rsidRDefault="002D358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35" w:author="陈天华" w:date="2014-05-26T14:33:00Z"/>
              </w:rPr>
            </w:pPr>
          </w:p>
        </w:tc>
        <w:tc>
          <w:tcPr>
            <w:tcW w:w="828" w:type="pct"/>
          </w:tcPr>
          <w:p w:rsidR="002D3580" w:rsidRPr="00684523" w:rsidRDefault="002D358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36" w:author="陈天华" w:date="2014-05-26T14:33:00Z"/>
              </w:rPr>
            </w:pPr>
          </w:p>
        </w:tc>
        <w:tc>
          <w:tcPr>
            <w:tcW w:w="827" w:type="pct"/>
          </w:tcPr>
          <w:p w:rsidR="002D3580" w:rsidRPr="00684523" w:rsidRDefault="002D358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37" w:author="陈天华" w:date="2014-05-26T14:33:00Z"/>
              </w:rPr>
            </w:pPr>
          </w:p>
        </w:tc>
      </w:tr>
    </w:tbl>
    <w:p w:rsidR="001E57BC" w:rsidRDefault="00397DF4" w:rsidP="00FB62E5">
      <w:pPr>
        <w:rPr>
          <w:ins w:id="138" w:author="陈天华" w:date="2014-05-22T16:24:00Z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1770" cy="2966085"/>
            <wp:effectExtent l="0" t="0" r="5080" b="5715"/>
            <wp:docPr id="32" name="图片 32" descr="C:\Users\Administrator\AppData\Local\Skitch\角色界面_属性ui草稿_20140507_陈天华_050814_064532_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strator\AppData\Local\Skitch\角色界面_属性ui草稿_20140507_陈天华_050814_064532_PM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473" w:rsidRDefault="00465473" w:rsidP="00FB62E5"/>
    <w:tbl>
      <w:tblPr>
        <w:tblStyle w:val="21"/>
        <w:tblW w:w="5001" w:type="pct"/>
        <w:tblLook w:val="04A0" w:firstRow="1" w:lastRow="0" w:firstColumn="1" w:lastColumn="0" w:noHBand="0" w:noVBand="1"/>
      </w:tblPr>
      <w:tblGrid>
        <w:gridCol w:w="1025"/>
        <w:gridCol w:w="1318"/>
        <w:gridCol w:w="1052"/>
        <w:gridCol w:w="922"/>
        <w:gridCol w:w="4207"/>
      </w:tblGrid>
      <w:tr w:rsidR="00397DF4" w:rsidRPr="00B168B7" w:rsidTr="00412B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01" w:type="pct"/>
          </w:tcPr>
          <w:p w:rsidR="00397DF4" w:rsidRPr="00B168B7" w:rsidRDefault="00397DF4" w:rsidP="00412B1C">
            <w:pPr>
              <w:rPr>
                <w:sz w:val="20"/>
              </w:rPr>
            </w:pPr>
            <w:r w:rsidRPr="00B168B7">
              <w:rPr>
                <w:rFonts w:hint="eastAsia"/>
                <w:sz w:val="20"/>
              </w:rPr>
              <w:t>位置序号</w:t>
            </w:r>
          </w:p>
        </w:tc>
        <w:tc>
          <w:tcPr>
            <w:tcW w:w="773" w:type="pct"/>
          </w:tcPr>
          <w:p w:rsidR="00397DF4" w:rsidRPr="00B168B7" w:rsidRDefault="00397DF4" w:rsidP="00412B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B168B7">
              <w:rPr>
                <w:rFonts w:hint="eastAsia"/>
                <w:sz w:val="20"/>
              </w:rPr>
              <w:t>名称</w:t>
            </w:r>
          </w:p>
        </w:tc>
        <w:tc>
          <w:tcPr>
            <w:tcW w:w="617" w:type="pct"/>
          </w:tcPr>
          <w:p w:rsidR="00397DF4" w:rsidRPr="00B168B7" w:rsidRDefault="00397DF4" w:rsidP="00412B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B168B7">
              <w:rPr>
                <w:rFonts w:hint="eastAsia"/>
                <w:sz w:val="20"/>
              </w:rPr>
              <w:t>类型</w:t>
            </w:r>
          </w:p>
        </w:tc>
        <w:tc>
          <w:tcPr>
            <w:tcW w:w="541" w:type="pct"/>
          </w:tcPr>
          <w:p w:rsidR="00397DF4" w:rsidRPr="00B168B7" w:rsidRDefault="00397DF4" w:rsidP="00412B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B168B7">
              <w:rPr>
                <w:rFonts w:hint="eastAsia"/>
                <w:sz w:val="20"/>
              </w:rPr>
              <w:t>尺寸</w:t>
            </w:r>
          </w:p>
        </w:tc>
        <w:tc>
          <w:tcPr>
            <w:tcW w:w="2468" w:type="pct"/>
          </w:tcPr>
          <w:p w:rsidR="00397DF4" w:rsidRPr="00B168B7" w:rsidRDefault="00397DF4" w:rsidP="00412B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rFonts w:hint="eastAsia"/>
                <w:sz w:val="20"/>
              </w:rPr>
              <w:t>备注</w:t>
            </w:r>
          </w:p>
        </w:tc>
      </w:tr>
      <w:tr w:rsidR="00397DF4" w:rsidRPr="003A2E11" w:rsidTr="00412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pct"/>
          </w:tcPr>
          <w:p w:rsidR="00397DF4" w:rsidRPr="00B168B7" w:rsidRDefault="00397DF4" w:rsidP="00412B1C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A</w:t>
            </w:r>
          </w:p>
        </w:tc>
        <w:tc>
          <w:tcPr>
            <w:tcW w:w="773" w:type="pct"/>
          </w:tcPr>
          <w:p w:rsidR="00397DF4" w:rsidRPr="00B168B7" w:rsidRDefault="00397DF4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rFonts w:hint="eastAsia"/>
                <w:sz w:val="20"/>
              </w:rPr>
              <w:t>角色</w:t>
            </w:r>
            <w:r>
              <w:rPr>
                <w:rFonts w:hint="eastAsia"/>
                <w:sz w:val="20"/>
              </w:rPr>
              <w:t>avatar</w:t>
            </w:r>
          </w:p>
        </w:tc>
        <w:tc>
          <w:tcPr>
            <w:tcW w:w="617" w:type="pct"/>
          </w:tcPr>
          <w:p w:rsidR="00397DF4" w:rsidRPr="00B168B7" w:rsidRDefault="00397DF4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541" w:type="pct"/>
          </w:tcPr>
          <w:p w:rsidR="00397DF4" w:rsidRPr="00B168B7" w:rsidRDefault="00397DF4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2468" w:type="pct"/>
          </w:tcPr>
          <w:p w:rsidR="00397DF4" w:rsidRDefault="00397DF4" w:rsidP="00412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rFonts w:hint="eastAsia"/>
                <w:sz w:val="20"/>
              </w:rPr>
              <w:t>vatar</w:t>
            </w:r>
            <w:r>
              <w:rPr>
                <w:rFonts w:hint="eastAsia"/>
                <w:sz w:val="20"/>
              </w:rPr>
              <w:t>规格待定，需由美术决定，相关内容将会在</w:t>
            </w:r>
            <w:r w:rsidRPr="00397DF4">
              <w:rPr>
                <w:rFonts w:hint="eastAsia"/>
                <w:b/>
                <w:color w:val="FF0000"/>
                <w:sz w:val="20"/>
              </w:rPr>
              <w:t>角色形象表现说明文档</w:t>
            </w:r>
            <w:r>
              <w:rPr>
                <w:rFonts w:hint="eastAsia"/>
                <w:sz w:val="20"/>
              </w:rPr>
              <w:t>更新</w:t>
            </w:r>
          </w:p>
          <w:p w:rsidR="00E16FBE" w:rsidRPr="003A2E11" w:rsidRDefault="005339C6" w:rsidP="00E31E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ins w:id="139" w:author="陈天华" w:date="2014-05-22T16:16:00Z">
              <w:r>
                <w:rPr>
                  <w:rFonts w:hint="eastAsia"/>
                  <w:sz w:val="20"/>
                </w:rPr>
                <w:t>点击角色</w:t>
              </w:r>
              <w:r>
                <w:rPr>
                  <w:rFonts w:hint="eastAsia"/>
                  <w:sz w:val="20"/>
                </w:rPr>
                <w:t>avatar</w:t>
              </w:r>
            </w:ins>
            <w:ins w:id="140" w:author="陈天华" w:date="2014-05-22T16:17:00Z">
              <w:r>
                <w:rPr>
                  <w:rFonts w:hint="eastAsia"/>
                  <w:sz w:val="20"/>
                </w:rPr>
                <w:t>可切换角色动作</w:t>
              </w:r>
            </w:ins>
          </w:p>
        </w:tc>
      </w:tr>
    </w:tbl>
    <w:p w:rsidR="00397DF4" w:rsidRDefault="00397DF4" w:rsidP="00FB62E5"/>
    <w:sectPr w:rsidR="00397DF4">
      <w:headerReference w:type="default" r:id="rId27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0C45" w:rsidRDefault="009A0C45">
      <w:r>
        <w:separator/>
      </w:r>
    </w:p>
  </w:endnote>
  <w:endnote w:type="continuationSeparator" w:id="0">
    <w:p w:rsidR="009A0C45" w:rsidRDefault="009A0C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0C45" w:rsidRDefault="009A0C45">
      <w:r>
        <w:separator/>
      </w:r>
    </w:p>
  </w:footnote>
  <w:footnote w:type="continuationSeparator" w:id="0">
    <w:p w:rsidR="009A0C45" w:rsidRDefault="009A0C4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38CB" w:rsidRDefault="00311DF3" w:rsidP="00311DF3">
    <w:pPr>
      <w:pStyle w:val="aa"/>
    </w:pPr>
    <w:r w:rsidRPr="00311DF3">
      <w:rPr>
        <w:rFonts w:hint="eastAsia"/>
      </w:rPr>
      <w:t>角色界面说明文档</w:t>
    </w:r>
    <w:r w:rsidRPr="00311DF3">
      <w:rPr>
        <w:rFonts w:hint="eastAsia"/>
      </w:rPr>
      <w:t>_20140508_</w:t>
    </w:r>
    <w:r w:rsidRPr="00311DF3">
      <w:rPr>
        <w:rFonts w:hint="eastAsia"/>
      </w:rPr>
      <w:t>陈天华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385683"/>
    <w:multiLevelType w:val="multilevel"/>
    <w:tmpl w:val="53385683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850" w:hanging="425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2126" w:hanging="425"/>
      </w:pPr>
      <w:rPr>
        <w:rFonts w:hint="eastAsia"/>
      </w:rPr>
    </w:lvl>
    <w:lvl w:ilvl="3">
      <w:start w:val="1"/>
      <w:numFmt w:val="upperLetter"/>
      <w:pStyle w:val="4"/>
      <w:lvlText w:val="%4"/>
      <w:lvlJc w:val="left"/>
      <w:pPr>
        <w:ind w:left="1700" w:hanging="425"/>
      </w:pPr>
      <w:rPr>
        <w:rFonts w:hint="eastAsia"/>
      </w:rPr>
    </w:lvl>
    <w:lvl w:ilvl="4">
      <w:start w:val="1"/>
      <w:numFmt w:val="lowerLetter"/>
      <w:pStyle w:val="5"/>
      <w:lvlText w:val="%5"/>
      <w:lvlJc w:val="left"/>
      <w:pPr>
        <w:ind w:left="2125" w:hanging="425"/>
      </w:pPr>
      <w:rPr>
        <w:rFonts w:hint="eastAsia"/>
      </w:rPr>
    </w:lvl>
    <w:lvl w:ilvl="5">
      <w:start w:val="1"/>
      <w:numFmt w:val="bullet"/>
      <w:pStyle w:val="6"/>
      <w:lvlText w:val=""/>
      <w:lvlJc w:val="left"/>
      <w:pPr>
        <w:ind w:left="2550" w:hanging="425"/>
      </w:pPr>
      <w:rPr>
        <w:rFonts w:ascii="Symbol" w:hAnsi="Symbol" w:hint="default"/>
        <w:color w:val="auto"/>
      </w:rPr>
    </w:lvl>
    <w:lvl w:ilvl="6" w:tentative="1">
      <w:start w:val="1"/>
      <w:numFmt w:val="none"/>
      <w:pStyle w:val="7"/>
      <w:lvlText w:val=""/>
      <w:lvlJc w:val="left"/>
      <w:pPr>
        <w:ind w:left="2975" w:hanging="425"/>
      </w:pPr>
      <w:rPr>
        <w:rFonts w:hint="eastAsia"/>
      </w:rPr>
    </w:lvl>
    <w:lvl w:ilvl="7" w:tentative="1">
      <w:start w:val="1"/>
      <w:numFmt w:val="none"/>
      <w:pStyle w:val="8"/>
      <w:lvlText w:val=""/>
      <w:lvlJc w:val="left"/>
      <w:pPr>
        <w:ind w:left="3400" w:hanging="425"/>
      </w:pPr>
      <w:rPr>
        <w:rFonts w:hint="eastAsia"/>
      </w:rPr>
    </w:lvl>
    <w:lvl w:ilvl="8" w:tentative="1">
      <w:start w:val="1"/>
      <w:numFmt w:val="none"/>
      <w:lvlText w:val=""/>
      <w:lvlJc w:val="left"/>
      <w:pPr>
        <w:ind w:left="3825" w:hanging="425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38CB"/>
    <w:rsid w:val="0000601C"/>
    <w:rsid w:val="0004501F"/>
    <w:rsid w:val="0006538A"/>
    <w:rsid w:val="00077607"/>
    <w:rsid w:val="0008292F"/>
    <w:rsid w:val="0008492A"/>
    <w:rsid w:val="00084C8A"/>
    <w:rsid w:val="00087242"/>
    <w:rsid w:val="0009448D"/>
    <w:rsid w:val="000A3496"/>
    <w:rsid w:val="000A7EA8"/>
    <w:rsid w:val="000D299E"/>
    <w:rsid w:val="000D3333"/>
    <w:rsid w:val="000D4C63"/>
    <w:rsid w:val="000E4DD6"/>
    <w:rsid w:val="00115602"/>
    <w:rsid w:val="001223AA"/>
    <w:rsid w:val="001224F2"/>
    <w:rsid w:val="001442B6"/>
    <w:rsid w:val="00173E86"/>
    <w:rsid w:val="001B574E"/>
    <w:rsid w:val="001E57BC"/>
    <w:rsid w:val="0020693C"/>
    <w:rsid w:val="00221BD9"/>
    <w:rsid w:val="00223865"/>
    <w:rsid w:val="00224EA0"/>
    <w:rsid w:val="00225054"/>
    <w:rsid w:val="0023070B"/>
    <w:rsid w:val="00256E05"/>
    <w:rsid w:val="0027342E"/>
    <w:rsid w:val="0028495C"/>
    <w:rsid w:val="00293CF9"/>
    <w:rsid w:val="002950A8"/>
    <w:rsid w:val="00297797"/>
    <w:rsid w:val="00297B48"/>
    <w:rsid w:val="002A27D7"/>
    <w:rsid w:val="002A6A94"/>
    <w:rsid w:val="002C6D38"/>
    <w:rsid w:val="002D3580"/>
    <w:rsid w:val="002F4A94"/>
    <w:rsid w:val="00311DF3"/>
    <w:rsid w:val="00316340"/>
    <w:rsid w:val="0031705B"/>
    <w:rsid w:val="00335DE8"/>
    <w:rsid w:val="00343306"/>
    <w:rsid w:val="003445EB"/>
    <w:rsid w:val="0036416C"/>
    <w:rsid w:val="00397DF4"/>
    <w:rsid w:val="003A2E11"/>
    <w:rsid w:val="003A6864"/>
    <w:rsid w:val="003C0A9A"/>
    <w:rsid w:val="003D022C"/>
    <w:rsid w:val="003D2F67"/>
    <w:rsid w:val="003D4950"/>
    <w:rsid w:val="003E1393"/>
    <w:rsid w:val="00415B2D"/>
    <w:rsid w:val="004177AE"/>
    <w:rsid w:val="00424A79"/>
    <w:rsid w:val="00426F78"/>
    <w:rsid w:val="004274CF"/>
    <w:rsid w:val="0042756D"/>
    <w:rsid w:val="00440337"/>
    <w:rsid w:val="00453866"/>
    <w:rsid w:val="00465473"/>
    <w:rsid w:val="00492DDC"/>
    <w:rsid w:val="004C6561"/>
    <w:rsid w:val="004D6753"/>
    <w:rsid w:val="004E0AE0"/>
    <w:rsid w:val="004E6A69"/>
    <w:rsid w:val="004F6094"/>
    <w:rsid w:val="0050412C"/>
    <w:rsid w:val="00526AF9"/>
    <w:rsid w:val="005339C6"/>
    <w:rsid w:val="00534577"/>
    <w:rsid w:val="00556AD7"/>
    <w:rsid w:val="0056099D"/>
    <w:rsid w:val="00567789"/>
    <w:rsid w:val="005731FC"/>
    <w:rsid w:val="00592253"/>
    <w:rsid w:val="005A4C2F"/>
    <w:rsid w:val="005C3C93"/>
    <w:rsid w:val="005C4C60"/>
    <w:rsid w:val="005C56F3"/>
    <w:rsid w:val="005D3522"/>
    <w:rsid w:val="006129E9"/>
    <w:rsid w:val="0062187C"/>
    <w:rsid w:val="00653DE9"/>
    <w:rsid w:val="00655061"/>
    <w:rsid w:val="00657B27"/>
    <w:rsid w:val="00676C5C"/>
    <w:rsid w:val="00684523"/>
    <w:rsid w:val="00686ECD"/>
    <w:rsid w:val="006929FC"/>
    <w:rsid w:val="006B0E8A"/>
    <w:rsid w:val="006B14DC"/>
    <w:rsid w:val="006B1E91"/>
    <w:rsid w:val="006F3071"/>
    <w:rsid w:val="006F40F2"/>
    <w:rsid w:val="0072257D"/>
    <w:rsid w:val="0072623E"/>
    <w:rsid w:val="00747183"/>
    <w:rsid w:val="00747FA3"/>
    <w:rsid w:val="00785E89"/>
    <w:rsid w:val="007A256D"/>
    <w:rsid w:val="007A70B7"/>
    <w:rsid w:val="007A7385"/>
    <w:rsid w:val="007B0D32"/>
    <w:rsid w:val="007C03C3"/>
    <w:rsid w:val="007C1F5F"/>
    <w:rsid w:val="007D4F2B"/>
    <w:rsid w:val="007E084D"/>
    <w:rsid w:val="007F543F"/>
    <w:rsid w:val="0081354A"/>
    <w:rsid w:val="008142ED"/>
    <w:rsid w:val="00817833"/>
    <w:rsid w:val="008207F6"/>
    <w:rsid w:val="00837F87"/>
    <w:rsid w:val="008505B2"/>
    <w:rsid w:val="00852A56"/>
    <w:rsid w:val="00856357"/>
    <w:rsid w:val="00864942"/>
    <w:rsid w:val="00870AEA"/>
    <w:rsid w:val="00880D6D"/>
    <w:rsid w:val="00891F36"/>
    <w:rsid w:val="008A0F10"/>
    <w:rsid w:val="008A2967"/>
    <w:rsid w:val="008A31D8"/>
    <w:rsid w:val="008B27E4"/>
    <w:rsid w:val="008D2FB6"/>
    <w:rsid w:val="008D4D82"/>
    <w:rsid w:val="008D5DAD"/>
    <w:rsid w:val="008F2804"/>
    <w:rsid w:val="00901257"/>
    <w:rsid w:val="00911A9D"/>
    <w:rsid w:val="00926B05"/>
    <w:rsid w:val="0093266F"/>
    <w:rsid w:val="009330BB"/>
    <w:rsid w:val="00951522"/>
    <w:rsid w:val="0096017C"/>
    <w:rsid w:val="00963F8F"/>
    <w:rsid w:val="00965249"/>
    <w:rsid w:val="009A0C45"/>
    <w:rsid w:val="009C2DC0"/>
    <w:rsid w:val="009D0DB8"/>
    <w:rsid w:val="009D36C1"/>
    <w:rsid w:val="009E3B46"/>
    <w:rsid w:val="009F1DAE"/>
    <w:rsid w:val="00A12408"/>
    <w:rsid w:val="00A222F2"/>
    <w:rsid w:val="00A2546B"/>
    <w:rsid w:val="00A2689C"/>
    <w:rsid w:val="00A519EB"/>
    <w:rsid w:val="00A61636"/>
    <w:rsid w:val="00A64128"/>
    <w:rsid w:val="00A72838"/>
    <w:rsid w:val="00A811C2"/>
    <w:rsid w:val="00A82565"/>
    <w:rsid w:val="00AA1CBC"/>
    <w:rsid w:val="00AB266B"/>
    <w:rsid w:val="00AB642A"/>
    <w:rsid w:val="00AD62D3"/>
    <w:rsid w:val="00AE24A3"/>
    <w:rsid w:val="00B06874"/>
    <w:rsid w:val="00B07857"/>
    <w:rsid w:val="00B12A4E"/>
    <w:rsid w:val="00B22359"/>
    <w:rsid w:val="00B30A2C"/>
    <w:rsid w:val="00B31005"/>
    <w:rsid w:val="00B315F7"/>
    <w:rsid w:val="00B655F6"/>
    <w:rsid w:val="00B73EEB"/>
    <w:rsid w:val="00B77DA0"/>
    <w:rsid w:val="00BD5B01"/>
    <w:rsid w:val="00BE2EF1"/>
    <w:rsid w:val="00BE5C59"/>
    <w:rsid w:val="00BE6FCF"/>
    <w:rsid w:val="00BE7A3F"/>
    <w:rsid w:val="00C070C8"/>
    <w:rsid w:val="00C119B7"/>
    <w:rsid w:val="00C12C0B"/>
    <w:rsid w:val="00C342F1"/>
    <w:rsid w:val="00C40510"/>
    <w:rsid w:val="00C52EC2"/>
    <w:rsid w:val="00C61DF6"/>
    <w:rsid w:val="00C6656F"/>
    <w:rsid w:val="00C67116"/>
    <w:rsid w:val="00C72D29"/>
    <w:rsid w:val="00C940F0"/>
    <w:rsid w:val="00C95A6D"/>
    <w:rsid w:val="00CB0370"/>
    <w:rsid w:val="00CB69E0"/>
    <w:rsid w:val="00CC5650"/>
    <w:rsid w:val="00CD1B5F"/>
    <w:rsid w:val="00CD73EA"/>
    <w:rsid w:val="00CE05A9"/>
    <w:rsid w:val="00D02578"/>
    <w:rsid w:val="00D03722"/>
    <w:rsid w:val="00D23289"/>
    <w:rsid w:val="00D24B19"/>
    <w:rsid w:val="00D31415"/>
    <w:rsid w:val="00D64E33"/>
    <w:rsid w:val="00D67DBC"/>
    <w:rsid w:val="00D86FD4"/>
    <w:rsid w:val="00DB61F5"/>
    <w:rsid w:val="00DC6644"/>
    <w:rsid w:val="00DC7FC4"/>
    <w:rsid w:val="00DF5792"/>
    <w:rsid w:val="00E07506"/>
    <w:rsid w:val="00E13F45"/>
    <w:rsid w:val="00E16FBE"/>
    <w:rsid w:val="00E26A02"/>
    <w:rsid w:val="00E27707"/>
    <w:rsid w:val="00E31E92"/>
    <w:rsid w:val="00E57AAE"/>
    <w:rsid w:val="00E635AE"/>
    <w:rsid w:val="00E80F85"/>
    <w:rsid w:val="00E87932"/>
    <w:rsid w:val="00EB76F0"/>
    <w:rsid w:val="00EC6AD0"/>
    <w:rsid w:val="00ED0B7D"/>
    <w:rsid w:val="00F00077"/>
    <w:rsid w:val="00F13243"/>
    <w:rsid w:val="00F15E89"/>
    <w:rsid w:val="00F36136"/>
    <w:rsid w:val="00F36D96"/>
    <w:rsid w:val="00F64D1F"/>
    <w:rsid w:val="00F73302"/>
    <w:rsid w:val="00F81A1E"/>
    <w:rsid w:val="00F90EE0"/>
    <w:rsid w:val="00F959D3"/>
    <w:rsid w:val="00FA2A59"/>
    <w:rsid w:val="00FA31EE"/>
    <w:rsid w:val="00FA4B24"/>
    <w:rsid w:val="00FB1A86"/>
    <w:rsid w:val="00FB62E5"/>
    <w:rsid w:val="00FC4323"/>
    <w:rsid w:val="00FD1B75"/>
    <w:rsid w:val="00FE38CB"/>
    <w:rsid w:val="00FF6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/>
    <w:lsdException w:name="toc 3" w:semiHidden="0" w:uiPriority="39"/>
    <w:lsdException w:name="toc 4" w:semiHidden="0" w:uiPriority="39"/>
    <w:lsdException w:name="toc 5" w:semiHidden="0" w:uiPriority="39"/>
    <w:lsdException w:name="toc 6" w:semiHidden="0" w:uiPriority="39"/>
    <w:lsdException w:name="toc 7" w:semiHidden="0" w:uiPriority="39"/>
    <w:lsdException w:name="toc 8" w:semiHidden="0" w:uiPriority="39"/>
    <w:lsdException w:name="toc 9" w:semiHidden="0" w:uiPriority="39"/>
    <w:lsdException w:name="header" w:semiHidden="0" w:uiPriority="99"/>
    <w:lsdException w:name="footer" w:semiHidden="0" w:uiPriority="9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uiPriority="99"/>
    <w:lsdException w:name="FollowedHyperlink" w:uiPriority="99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99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0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0">
    <w:name w:val="toc 7"/>
    <w:basedOn w:val="a"/>
    <w:next w:val="a"/>
    <w:uiPriority w:val="39"/>
    <w:unhideWhenUsed/>
    <w:pPr>
      <w:ind w:leftChars="1200" w:left="2520"/>
    </w:pPr>
  </w:style>
  <w:style w:type="paragraph" w:styleId="50">
    <w:name w:val="toc 5"/>
    <w:basedOn w:val="a"/>
    <w:next w:val="a"/>
    <w:uiPriority w:val="39"/>
    <w:unhideWhenUsed/>
    <w:pPr>
      <w:ind w:leftChars="800" w:left="1680"/>
    </w:pPr>
  </w:style>
  <w:style w:type="paragraph" w:styleId="30">
    <w:name w:val="toc 3"/>
    <w:basedOn w:val="a"/>
    <w:next w:val="a"/>
    <w:uiPriority w:val="39"/>
    <w:unhideWhenUsed/>
    <w:pPr>
      <w:ind w:leftChars="400" w:left="840"/>
    </w:pPr>
  </w:style>
  <w:style w:type="paragraph" w:styleId="80">
    <w:name w:val="toc 8"/>
    <w:basedOn w:val="a"/>
    <w:next w:val="a"/>
    <w:uiPriority w:val="39"/>
    <w:unhideWhenUsed/>
    <w:pPr>
      <w:ind w:leftChars="1400" w:left="2940"/>
    </w:pPr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</w:style>
  <w:style w:type="paragraph" w:styleId="40">
    <w:name w:val="toc 4"/>
    <w:basedOn w:val="a"/>
    <w:next w:val="a"/>
    <w:uiPriority w:val="39"/>
    <w:unhideWhenUsed/>
    <w:pPr>
      <w:ind w:leftChars="600" w:left="1260"/>
    </w:pPr>
  </w:style>
  <w:style w:type="paragraph" w:styleId="60">
    <w:name w:val="toc 6"/>
    <w:basedOn w:val="a"/>
    <w:next w:val="a"/>
    <w:uiPriority w:val="39"/>
    <w:unhideWhenUsed/>
    <w:pPr>
      <w:ind w:leftChars="1000" w:left="2100"/>
    </w:pPr>
  </w:style>
  <w:style w:type="paragraph" w:styleId="20">
    <w:name w:val="toc 2"/>
    <w:basedOn w:val="a"/>
    <w:next w:val="a"/>
    <w:uiPriority w:val="39"/>
    <w:unhideWhenUsed/>
    <w:pPr>
      <w:ind w:leftChars="200" w:left="420"/>
    </w:pPr>
  </w:style>
  <w:style w:type="paragraph" w:styleId="9">
    <w:name w:val="toc 9"/>
    <w:basedOn w:val="a"/>
    <w:next w:val="a"/>
    <w:uiPriority w:val="39"/>
    <w:unhideWhenUsed/>
    <w:pPr>
      <w:ind w:leftChars="1600" w:left="3360"/>
    </w:pPr>
  </w:style>
  <w:style w:type="character" w:styleId="a6">
    <w:name w:val="FollowedHyperlink"/>
    <w:uiPriority w:val="99"/>
    <w:semiHidden/>
    <w:unhideWhenUsed/>
    <w:rPr>
      <w:color w:val="800080"/>
      <w:u w:val="single"/>
    </w:rPr>
  </w:style>
  <w:style w:type="character" w:styleId="a7">
    <w:name w:val="Hyperlink"/>
    <w:uiPriority w:val="99"/>
    <w:unhideWhenUsed/>
    <w:rPr>
      <w:color w:val="0000FF"/>
      <w:u w:val="single"/>
    </w:rPr>
  </w:style>
  <w:style w:type="paragraph" w:customStyle="1" w:styleId="12">
    <w:name w:val="列出段落1"/>
    <w:basedOn w:val="a"/>
    <w:link w:val="Char2"/>
    <w:uiPriority w:val="34"/>
    <w:qFormat/>
    <w:pPr>
      <w:ind w:firstLineChars="200" w:firstLine="420"/>
    </w:pPr>
  </w:style>
  <w:style w:type="paragraph" w:customStyle="1" w:styleId="4">
    <w:name w:val="样式4"/>
    <w:basedOn w:val="12"/>
    <w:link w:val="4Char"/>
    <w:qFormat/>
    <w:pPr>
      <w:numPr>
        <w:ilvl w:val="3"/>
        <w:numId w:val="1"/>
      </w:numPr>
      <w:ind w:firstLineChars="0" w:firstLine="0"/>
    </w:pPr>
  </w:style>
  <w:style w:type="paragraph" w:customStyle="1" w:styleId="1">
    <w:name w:val="样式1"/>
    <w:basedOn w:val="12"/>
    <w:link w:val="1Char0"/>
    <w:qFormat/>
    <w:pPr>
      <w:numPr>
        <w:numId w:val="1"/>
      </w:numPr>
      <w:ind w:left="568" w:hangingChars="202" w:hanging="568"/>
      <w:outlineLvl w:val="0"/>
    </w:pPr>
    <w:rPr>
      <w:b/>
      <w:sz w:val="28"/>
      <w:szCs w:val="28"/>
    </w:rPr>
  </w:style>
  <w:style w:type="paragraph" w:customStyle="1" w:styleId="2">
    <w:name w:val="样式2"/>
    <w:basedOn w:val="12"/>
    <w:link w:val="2Char"/>
    <w:qFormat/>
    <w:pPr>
      <w:numPr>
        <w:ilvl w:val="1"/>
        <w:numId w:val="1"/>
      </w:numPr>
      <w:ind w:firstLineChars="0" w:firstLine="0"/>
      <w:outlineLvl w:val="1"/>
    </w:pPr>
    <w:rPr>
      <w:b/>
      <w:sz w:val="24"/>
      <w:szCs w:val="24"/>
    </w:rPr>
  </w:style>
  <w:style w:type="paragraph" w:customStyle="1" w:styleId="3">
    <w:name w:val="样式3"/>
    <w:basedOn w:val="12"/>
    <w:link w:val="3Char"/>
    <w:qFormat/>
    <w:pPr>
      <w:numPr>
        <w:ilvl w:val="2"/>
        <w:numId w:val="1"/>
      </w:numPr>
      <w:ind w:left="1276" w:firstLineChars="0" w:firstLine="0"/>
      <w:outlineLvl w:val="2"/>
    </w:pPr>
    <w:rPr>
      <w:b/>
    </w:rPr>
  </w:style>
  <w:style w:type="paragraph" w:customStyle="1" w:styleId="5">
    <w:name w:val="样式5"/>
    <w:basedOn w:val="12"/>
    <w:link w:val="5Char"/>
    <w:qFormat/>
    <w:pPr>
      <w:numPr>
        <w:ilvl w:val="4"/>
        <w:numId w:val="1"/>
      </w:numPr>
      <w:ind w:firstLineChars="0" w:firstLine="0"/>
    </w:pPr>
  </w:style>
  <w:style w:type="paragraph" w:customStyle="1" w:styleId="6">
    <w:name w:val="样式6"/>
    <w:basedOn w:val="12"/>
    <w:link w:val="6Char"/>
    <w:qFormat/>
    <w:pPr>
      <w:numPr>
        <w:ilvl w:val="5"/>
        <w:numId w:val="1"/>
      </w:numPr>
      <w:ind w:firstLineChars="0" w:firstLine="0"/>
    </w:pPr>
  </w:style>
  <w:style w:type="paragraph" w:customStyle="1" w:styleId="7">
    <w:name w:val="样式7"/>
    <w:basedOn w:val="12"/>
    <w:link w:val="7Char"/>
    <w:qFormat/>
    <w:pPr>
      <w:numPr>
        <w:ilvl w:val="6"/>
        <w:numId w:val="1"/>
      </w:numPr>
      <w:ind w:firstLineChars="0" w:firstLine="0"/>
    </w:pPr>
  </w:style>
  <w:style w:type="paragraph" w:customStyle="1" w:styleId="8">
    <w:name w:val="样式8"/>
    <w:basedOn w:val="12"/>
    <w:link w:val="8Char"/>
    <w:qFormat/>
    <w:pPr>
      <w:numPr>
        <w:ilvl w:val="7"/>
        <w:numId w:val="1"/>
      </w:numPr>
      <w:ind w:firstLineChars="0" w:firstLine="0"/>
    </w:pPr>
  </w:style>
  <w:style w:type="character" w:customStyle="1" w:styleId="4Char">
    <w:name w:val="样式4 Char"/>
    <w:basedOn w:val="Char2"/>
    <w:link w:val="4"/>
  </w:style>
  <w:style w:type="character" w:customStyle="1" w:styleId="Char2">
    <w:name w:val="列出段落 Char"/>
    <w:basedOn w:val="a0"/>
    <w:link w:val="12"/>
    <w:uiPriority w:val="34"/>
  </w:style>
  <w:style w:type="character" w:customStyle="1" w:styleId="5Char">
    <w:name w:val="样式5 Char"/>
    <w:basedOn w:val="Char2"/>
    <w:link w:val="5"/>
  </w:style>
  <w:style w:type="paragraph" w:customStyle="1" w:styleId="TOC1">
    <w:name w:val="TOC 标题1"/>
    <w:basedOn w:val="10"/>
    <w:next w:val="a"/>
    <w:uiPriority w:val="39"/>
    <w:semiHidden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0"/>
      <w:kern w:val="0"/>
      <w:sz w:val="28"/>
      <w:szCs w:val="28"/>
    </w:rPr>
  </w:style>
  <w:style w:type="character" w:customStyle="1" w:styleId="1Char0">
    <w:name w:val="样式1 Char"/>
    <w:link w:val="1"/>
    <w:rPr>
      <w:b/>
      <w:sz w:val="28"/>
      <w:szCs w:val="28"/>
    </w:rPr>
  </w:style>
  <w:style w:type="character" w:customStyle="1" w:styleId="2Char">
    <w:name w:val="样式2 Char"/>
    <w:link w:val="2"/>
    <w:rPr>
      <w:b/>
      <w:sz w:val="24"/>
      <w:szCs w:val="24"/>
    </w:rPr>
  </w:style>
  <w:style w:type="character" w:customStyle="1" w:styleId="3Char">
    <w:name w:val="样式3 Char"/>
    <w:link w:val="3"/>
    <w:rPr>
      <w:b/>
    </w:rPr>
  </w:style>
  <w:style w:type="character" w:customStyle="1" w:styleId="6Char">
    <w:name w:val="样式6 Char"/>
    <w:basedOn w:val="Char2"/>
    <w:link w:val="6"/>
  </w:style>
  <w:style w:type="character" w:customStyle="1" w:styleId="7Char">
    <w:name w:val="样式7 Char"/>
    <w:basedOn w:val="Char2"/>
    <w:link w:val="7"/>
  </w:style>
  <w:style w:type="character" w:customStyle="1" w:styleId="8Char">
    <w:name w:val="样式8 Char"/>
    <w:basedOn w:val="Char2"/>
    <w:link w:val="8"/>
  </w:style>
  <w:style w:type="character" w:customStyle="1" w:styleId="1Char">
    <w:name w:val="标题 1 Char"/>
    <w:link w:val="10"/>
    <w:uiPriority w:val="9"/>
    <w:rPr>
      <w:b/>
      <w:bCs/>
      <w:kern w:val="44"/>
      <w:sz w:val="44"/>
      <w:szCs w:val="44"/>
    </w:rPr>
  </w:style>
  <w:style w:type="character" w:customStyle="1" w:styleId="Char">
    <w:name w:val="批注框文本 Char"/>
    <w:link w:val="a3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character" w:customStyle="1" w:styleId="Char0">
    <w:name w:val="页脚 Char"/>
    <w:link w:val="a4"/>
    <w:uiPriority w:val="99"/>
    <w:rPr>
      <w:sz w:val="18"/>
      <w:szCs w:val="18"/>
    </w:rPr>
  </w:style>
  <w:style w:type="table" w:styleId="a8">
    <w:name w:val="Table Grid"/>
    <w:basedOn w:val="a1"/>
    <w:uiPriority w:val="99"/>
    <w:unhideWhenUsed/>
    <w:rsid w:val="00CE05A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9">
    <w:name w:val="Light List"/>
    <w:basedOn w:val="a1"/>
    <w:uiPriority w:val="61"/>
    <w:rsid w:val="00CE05A9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">
    <w:name w:val="Light List Accent 1"/>
    <w:basedOn w:val="a1"/>
    <w:uiPriority w:val="61"/>
    <w:rsid w:val="00CE05A9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">
    <w:name w:val="Light List Accent 2"/>
    <w:basedOn w:val="a1"/>
    <w:uiPriority w:val="61"/>
    <w:rsid w:val="00CE05A9"/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21">
    <w:name w:val="Medium Shading 2"/>
    <w:basedOn w:val="a1"/>
    <w:uiPriority w:val="64"/>
    <w:rsid w:val="00CE05A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TOC">
    <w:name w:val="TOC Heading"/>
    <w:basedOn w:val="10"/>
    <w:next w:val="a"/>
    <w:uiPriority w:val="39"/>
    <w:semiHidden/>
    <w:unhideWhenUsed/>
    <w:qFormat/>
    <w:rsid w:val="00311DF3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a">
    <w:name w:val="Title"/>
    <w:basedOn w:val="a"/>
    <w:next w:val="a"/>
    <w:link w:val="Char3"/>
    <w:uiPriority w:val="10"/>
    <w:qFormat/>
    <w:rsid w:val="00311DF3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a"/>
    <w:uiPriority w:val="10"/>
    <w:rsid w:val="00311DF3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ab">
    <w:name w:val="Revision"/>
    <w:hidden/>
    <w:uiPriority w:val="99"/>
    <w:semiHidden/>
    <w:rsid w:val="00852A56"/>
    <w:rPr>
      <w:rFonts w:ascii="Calibri" w:hAnsi="Calibri"/>
      <w:kern w:val="2"/>
      <w:sz w:val="21"/>
      <w:szCs w:val="22"/>
    </w:rPr>
  </w:style>
  <w:style w:type="character" w:styleId="ac">
    <w:name w:val="annotation reference"/>
    <w:basedOn w:val="a0"/>
    <w:semiHidden/>
    <w:unhideWhenUsed/>
    <w:rsid w:val="00E31E92"/>
    <w:rPr>
      <w:sz w:val="21"/>
      <w:szCs w:val="21"/>
    </w:rPr>
  </w:style>
  <w:style w:type="paragraph" w:styleId="ad">
    <w:name w:val="annotation text"/>
    <w:basedOn w:val="a"/>
    <w:link w:val="Char4"/>
    <w:semiHidden/>
    <w:unhideWhenUsed/>
    <w:rsid w:val="00E31E92"/>
    <w:pPr>
      <w:jc w:val="left"/>
    </w:pPr>
  </w:style>
  <w:style w:type="character" w:customStyle="1" w:styleId="Char4">
    <w:name w:val="批注文字 Char"/>
    <w:basedOn w:val="a0"/>
    <w:link w:val="ad"/>
    <w:semiHidden/>
    <w:rsid w:val="00E31E92"/>
    <w:rPr>
      <w:rFonts w:ascii="Calibri" w:hAnsi="Calibri"/>
      <w:kern w:val="2"/>
      <w:sz w:val="21"/>
      <w:szCs w:val="22"/>
    </w:rPr>
  </w:style>
  <w:style w:type="paragraph" w:styleId="ae">
    <w:name w:val="annotation subject"/>
    <w:basedOn w:val="ad"/>
    <w:next w:val="ad"/>
    <w:link w:val="Char5"/>
    <w:semiHidden/>
    <w:unhideWhenUsed/>
    <w:rsid w:val="00E31E92"/>
    <w:rPr>
      <w:b/>
      <w:bCs/>
    </w:rPr>
  </w:style>
  <w:style w:type="character" w:customStyle="1" w:styleId="Char5">
    <w:name w:val="批注主题 Char"/>
    <w:basedOn w:val="Char4"/>
    <w:link w:val="ae"/>
    <w:semiHidden/>
    <w:rsid w:val="00E31E92"/>
    <w:rPr>
      <w:rFonts w:ascii="Calibri" w:hAnsi="Calibri"/>
      <w:b/>
      <w:bCs/>
      <w:kern w:val="2"/>
      <w:sz w:val="21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/>
    <w:lsdException w:name="toc 3" w:semiHidden="0" w:uiPriority="39"/>
    <w:lsdException w:name="toc 4" w:semiHidden="0" w:uiPriority="39"/>
    <w:lsdException w:name="toc 5" w:semiHidden="0" w:uiPriority="39"/>
    <w:lsdException w:name="toc 6" w:semiHidden="0" w:uiPriority="39"/>
    <w:lsdException w:name="toc 7" w:semiHidden="0" w:uiPriority="39"/>
    <w:lsdException w:name="toc 8" w:semiHidden="0" w:uiPriority="39"/>
    <w:lsdException w:name="toc 9" w:semiHidden="0" w:uiPriority="39"/>
    <w:lsdException w:name="header" w:semiHidden="0" w:uiPriority="99"/>
    <w:lsdException w:name="footer" w:semiHidden="0" w:uiPriority="9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uiPriority="99"/>
    <w:lsdException w:name="FollowedHyperlink" w:uiPriority="99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99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0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0">
    <w:name w:val="toc 7"/>
    <w:basedOn w:val="a"/>
    <w:next w:val="a"/>
    <w:uiPriority w:val="39"/>
    <w:unhideWhenUsed/>
    <w:pPr>
      <w:ind w:leftChars="1200" w:left="2520"/>
    </w:pPr>
  </w:style>
  <w:style w:type="paragraph" w:styleId="50">
    <w:name w:val="toc 5"/>
    <w:basedOn w:val="a"/>
    <w:next w:val="a"/>
    <w:uiPriority w:val="39"/>
    <w:unhideWhenUsed/>
    <w:pPr>
      <w:ind w:leftChars="800" w:left="1680"/>
    </w:pPr>
  </w:style>
  <w:style w:type="paragraph" w:styleId="30">
    <w:name w:val="toc 3"/>
    <w:basedOn w:val="a"/>
    <w:next w:val="a"/>
    <w:uiPriority w:val="39"/>
    <w:unhideWhenUsed/>
    <w:pPr>
      <w:ind w:leftChars="400" w:left="840"/>
    </w:pPr>
  </w:style>
  <w:style w:type="paragraph" w:styleId="80">
    <w:name w:val="toc 8"/>
    <w:basedOn w:val="a"/>
    <w:next w:val="a"/>
    <w:uiPriority w:val="39"/>
    <w:unhideWhenUsed/>
    <w:pPr>
      <w:ind w:leftChars="1400" w:left="2940"/>
    </w:pPr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</w:style>
  <w:style w:type="paragraph" w:styleId="40">
    <w:name w:val="toc 4"/>
    <w:basedOn w:val="a"/>
    <w:next w:val="a"/>
    <w:uiPriority w:val="39"/>
    <w:unhideWhenUsed/>
    <w:pPr>
      <w:ind w:leftChars="600" w:left="1260"/>
    </w:pPr>
  </w:style>
  <w:style w:type="paragraph" w:styleId="60">
    <w:name w:val="toc 6"/>
    <w:basedOn w:val="a"/>
    <w:next w:val="a"/>
    <w:uiPriority w:val="39"/>
    <w:unhideWhenUsed/>
    <w:pPr>
      <w:ind w:leftChars="1000" w:left="2100"/>
    </w:pPr>
  </w:style>
  <w:style w:type="paragraph" w:styleId="20">
    <w:name w:val="toc 2"/>
    <w:basedOn w:val="a"/>
    <w:next w:val="a"/>
    <w:uiPriority w:val="39"/>
    <w:unhideWhenUsed/>
    <w:pPr>
      <w:ind w:leftChars="200" w:left="420"/>
    </w:pPr>
  </w:style>
  <w:style w:type="paragraph" w:styleId="9">
    <w:name w:val="toc 9"/>
    <w:basedOn w:val="a"/>
    <w:next w:val="a"/>
    <w:uiPriority w:val="39"/>
    <w:unhideWhenUsed/>
    <w:pPr>
      <w:ind w:leftChars="1600" w:left="3360"/>
    </w:pPr>
  </w:style>
  <w:style w:type="character" w:styleId="a6">
    <w:name w:val="FollowedHyperlink"/>
    <w:uiPriority w:val="99"/>
    <w:semiHidden/>
    <w:unhideWhenUsed/>
    <w:rPr>
      <w:color w:val="800080"/>
      <w:u w:val="single"/>
    </w:rPr>
  </w:style>
  <w:style w:type="character" w:styleId="a7">
    <w:name w:val="Hyperlink"/>
    <w:uiPriority w:val="99"/>
    <w:unhideWhenUsed/>
    <w:rPr>
      <w:color w:val="0000FF"/>
      <w:u w:val="single"/>
    </w:rPr>
  </w:style>
  <w:style w:type="paragraph" w:customStyle="1" w:styleId="12">
    <w:name w:val="列出段落1"/>
    <w:basedOn w:val="a"/>
    <w:link w:val="Char2"/>
    <w:uiPriority w:val="34"/>
    <w:qFormat/>
    <w:pPr>
      <w:ind w:firstLineChars="200" w:firstLine="420"/>
    </w:pPr>
  </w:style>
  <w:style w:type="paragraph" w:customStyle="1" w:styleId="4">
    <w:name w:val="样式4"/>
    <w:basedOn w:val="12"/>
    <w:link w:val="4Char"/>
    <w:qFormat/>
    <w:pPr>
      <w:numPr>
        <w:ilvl w:val="3"/>
        <w:numId w:val="1"/>
      </w:numPr>
      <w:ind w:firstLineChars="0" w:firstLine="0"/>
    </w:pPr>
  </w:style>
  <w:style w:type="paragraph" w:customStyle="1" w:styleId="1">
    <w:name w:val="样式1"/>
    <w:basedOn w:val="12"/>
    <w:link w:val="1Char0"/>
    <w:qFormat/>
    <w:pPr>
      <w:numPr>
        <w:numId w:val="1"/>
      </w:numPr>
      <w:ind w:left="568" w:hangingChars="202" w:hanging="568"/>
      <w:outlineLvl w:val="0"/>
    </w:pPr>
    <w:rPr>
      <w:b/>
      <w:sz w:val="28"/>
      <w:szCs w:val="28"/>
    </w:rPr>
  </w:style>
  <w:style w:type="paragraph" w:customStyle="1" w:styleId="2">
    <w:name w:val="样式2"/>
    <w:basedOn w:val="12"/>
    <w:link w:val="2Char"/>
    <w:qFormat/>
    <w:pPr>
      <w:numPr>
        <w:ilvl w:val="1"/>
        <w:numId w:val="1"/>
      </w:numPr>
      <w:ind w:firstLineChars="0" w:firstLine="0"/>
      <w:outlineLvl w:val="1"/>
    </w:pPr>
    <w:rPr>
      <w:b/>
      <w:sz w:val="24"/>
      <w:szCs w:val="24"/>
    </w:rPr>
  </w:style>
  <w:style w:type="paragraph" w:customStyle="1" w:styleId="3">
    <w:name w:val="样式3"/>
    <w:basedOn w:val="12"/>
    <w:link w:val="3Char"/>
    <w:qFormat/>
    <w:pPr>
      <w:numPr>
        <w:ilvl w:val="2"/>
        <w:numId w:val="1"/>
      </w:numPr>
      <w:ind w:left="1276" w:firstLineChars="0" w:firstLine="0"/>
      <w:outlineLvl w:val="2"/>
    </w:pPr>
    <w:rPr>
      <w:b/>
    </w:rPr>
  </w:style>
  <w:style w:type="paragraph" w:customStyle="1" w:styleId="5">
    <w:name w:val="样式5"/>
    <w:basedOn w:val="12"/>
    <w:link w:val="5Char"/>
    <w:qFormat/>
    <w:pPr>
      <w:numPr>
        <w:ilvl w:val="4"/>
        <w:numId w:val="1"/>
      </w:numPr>
      <w:ind w:firstLineChars="0" w:firstLine="0"/>
    </w:pPr>
  </w:style>
  <w:style w:type="paragraph" w:customStyle="1" w:styleId="6">
    <w:name w:val="样式6"/>
    <w:basedOn w:val="12"/>
    <w:link w:val="6Char"/>
    <w:qFormat/>
    <w:pPr>
      <w:numPr>
        <w:ilvl w:val="5"/>
        <w:numId w:val="1"/>
      </w:numPr>
      <w:ind w:firstLineChars="0" w:firstLine="0"/>
    </w:pPr>
  </w:style>
  <w:style w:type="paragraph" w:customStyle="1" w:styleId="7">
    <w:name w:val="样式7"/>
    <w:basedOn w:val="12"/>
    <w:link w:val="7Char"/>
    <w:qFormat/>
    <w:pPr>
      <w:numPr>
        <w:ilvl w:val="6"/>
        <w:numId w:val="1"/>
      </w:numPr>
      <w:ind w:firstLineChars="0" w:firstLine="0"/>
    </w:pPr>
  </w:style>
  <w:style w:type="paragraph" w:customStyle="1" w:styleId="8">
    <w:name w:val="样式8"/>
    <w:basedOn w:val="12"/>
    <w:link w:val="8Char"/>
    <w:qFormat/>
    <w:pPr>
      <w:numPr>
        <w:ilvl w:val="7"/>
        <w:numId w:val="1"/>
      </w:numPr>
      <w:ind w:firstLineChars="0" w:firstLine="0"/>
    </w:pPr>
  </w:style>
  <w:style w:type="character" w:customStyle="1" w:styleId="4Char">
    <w:name w:val="样式4 Char"/>
    <w:basedOn w:val="Char2"/>
    <w:link w:val="4"/>
  </w:style>
  <w:style w:type="character" w:customStyle="1" w:styleId="Char2">
    <w:name w:val="列出段落 Char"/>
    <w:basedOn w:val="a0"/>
    <w:link w:val="12"/>
    <w:uiPriority w:val="34"/>
  </w:style>
  <w:style w:type="character" w:customStyle="1" w:styleId="5Char">
    <w:name w:val="样式5 Char"/>
    <w:basedOn w:val="Char2"/>
    <w:link w:val="5"/>
  </w:style>
  <w:style w:type="paragraph" w:customStyle="1" w:styleId="TOC1">
    <w:name w:val="TOC 标题1"/>
    <w:basedOn w:val="10"/>
    <w:next w:val="a"/>
    <w:uiPriority w:val="39"/>
    <w:semiHidden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0"/>
      <w:kern w:val="0"/>
      <w:sz w:val="28"/>
      <w:szCs w:val="28"/>
    </w:rPr>
  </w:style>
  <w:style w:type="character" w:customStyle="1" w:styleId="1Char0">
    <w:name w:val="样式1 Char"/>
    <w:link w:val="1"/>
    <w:rPr>
      <w:b/>
      <w:sz w:val="28"/>
      <w:szCs w:val="28"/>
    </w:rPr>
  </w:style>
  <w:style w:type="character" w:customStyle="1" w:styleId="2Char">
    <w:name w:val="样式2 Char"/>
    <w:link w:val="2"/>
    <w:rPr>
      <w:b/>
      <w:sz w:val="24"/>
      <w:szCs w:val="24"/>
    </w:rPr>
  </w:style>
  <w:style w:type="character" w:customStyle="1" w:styleId="3Char">
    <w:name w:val="样式3 Char"/>
    <w:link w:val="3"/>
    <w:rPr>
      <w:b/>
    </w:rPr>
  </w:style>
  <w:style w:type="character" w:customStyle="1" w:styleId="6Char">
    <w:name w:val="样式6 Char"/>
    <w:basedOn w:val="Char2"/>
    <w:link w:val="6"/>
  </w:style>
  <w:style w:type="character" w:customStyle="1" w:styleId="7Char">
    <w:name w:val="样式7 Char"/>
    <w:basedOn w:val="Char2"/>
    <w:link w:val="7"/>
  </w:style>
  <w:style w:type="character" w:customStyle="1" w:styleId="8Char">
    <w:name w:val="样式8 Char"/>
    <w:basedOn w:val="Char2"/>
    <w:link w:val="8"/>
  </w:style>
  <w:style w:type="character" w:customStyle="1" w:styleId="1Char">
    <w:name w:val="标题 1 Char"/>
    <w:link w:val="10"/>
    <w:uiPriority w:val="9"/>
    <w:rPr>
      <w:b/>
      <w:bCs/>
      <w:kern w:val="44"/>
      <w:sz w:val="44"/>
      <w:szCs w:val="44"/>
    </w:rPr>
  </w:style>
  <w:style w:type="character" w:customStyle="1" w:styleId="Char">
    <w:name w:val="批注框文本 Char"/>
    <w:link w:val="a3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character" w:customStyle="1" w:styleId="Char0">
    <w:name w:val="页脚 Char"/>
    <w:link w:val="a4"/>
    <w:uiPriority w:val="99"/>
    <w:rPr>
      <w:sz w:val="18"/>
      <w:szCs w:val="18"/>
    </w:rPr>
  </w:style>
  <w:style w:type="table" w:styleId="a8">
    <w:name w:val="Table Grid"/>
    <w:basedOn w:val="a1"/>
    <w:uiPriority w:val="99"/>
    <w:unhideWhenUsed/>
    <w:rsid w:val="00CE05A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9">
    <w:name w:val="Light List"/>
    <w:basedOn w:val="a1"/>
    <w:uiPriority w:val="61"/>
    <w:rsid w:val="00CE05A9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">
    <w:name w:val="Light List Accent 1"/>
    <w:basedOn w:val="a1"/>
    <w:uiPriority w:val="61"/>
    <w:rsid w:val="00CE05A9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">
    <w:name w:val="Light List Accent 2"/>
    <w:basedOn w:val="a1"/>
    <w:uiPriority w:val="61"/>
    <w:rsid w:val="00CE05A9"/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21">
    <w:name w:val="Medium Shading 2"/>
    <w:basedOn w:val="a1"/>
    <w:uiPriority w:val="64"/>
    <w:rsid w:val="00CE05A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TOC">
    <w:name w:val="TOC Heading"/>
    <w:basedOn w:val="10"/>
    <w:next w:val="a"/>
    <w:uiPriority w:val="39"/>
    <w:semiHidden/>
    <w:unhideWhenUsed/>
    <w:qFormat/>
    <w:rsid w:val="00311DF3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a">
    <w:name w:val="Title"/>
    <w:basedOn w:val="a"/>
    <w:next w:val="a"/>
    <w:link w:val="Char3"/>
    <w:uiPriority w:val="10"/>
    <w:qFormat/>
    <w:rsid w:val="00311DF3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a"/>
    <w:uiPriority w:val="10"/>
    <w:rsid w:val="00311DF3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ab">
    <w:name w:val="Revision"/>
    <w:hidden/>
    <w:uiPriority w:val="99"/>
    <w:semiHidden/>
    <w:rsid w:val="00852A56"/>
    <w:rPr>
      <w:rFonts w:ascii="Calibri" w:hAnsi="Calibri"/>
      <w:kern w:val="2"/>
      <w:sz w:val="21"/>
      <w:szCs w:val="22"/>
    </w:rPr>
  </w:style>
  <w:style w:type="character" w:styleId="ac">
    <w:name w:val="annotation reference"/>
    <w:basedOn w:val="a0"/>
    <w:semiHidden/>
    <w:unhideWhenUsed/>
    <w:rsid w:val="00E31E92"/>
    <w:rPr>
      <w:sz w:val="21"/>
      <w:szCs w:val="21"/>
    </w:rPr>
  </w:style>
  <w:style w:type="paragraph" w:styleId="ad">
    <w:name w:val="annotation text"/>
    <w:basedOn w:val="a"/>
    <w:link w:val="Char4"/>
    <w:semiHidden/>
    <w:unhideWhenUsed/>
    <w:rsid w:val="00E31E92"/>
    <w:pPr>
      <w:jc w:val="left"/>
    </w:pPr>
  </w:style>
  <w:style w:type="character" w:customStyle="1" w:styleId="Char4">
    <w:name w:val="批注文字 Char"/>
    <w:basedOn w:val="a0"/>
    <w:link w:val="ad"/>
    <w:semiHidden/>
    <w:rsid w:val="00E31E92"/>
    <w:rPr>
      <w:rFonts w:ascii="Calibri" w:hAnsi="Calibri"/>
      <w:kern w:val="2"/>
      <w:sz w:val="21"/>
      <w:szCs w:val="22"/>
    </w:rPr>
  </w:style>
  <w:style w:type="paragraph" w:styleId="ae">
    <w:name w:val="annotation subject"/>
    <w:basedOn w:val="ad"/>
    <w:next w:val="ad"/>
    <w:link w:val="Char5"/>
    <w:semiHidden/>
    <w:unhideWhenUsed/>
    <w:rsid w:val="00E31E92"/>
    <w:rPr>
      <w:b/>
      <w:bCs/>
    </w:rPr>
  </w:style>
  <w:style w:type="character" w:customStyle="1" w:styleId="Char5">
    <w:name w:val="批注主题 Char"/>
    <w:basedOn w:val="Char4"/>
    <w:link w:val="ae"/>
    <w:semiHidden/>
    <w:rsid w:val="00E31E92"/>
    <w:rPr>
      <w:rFonts w:ascii="Calibri" w:hAnsi="Calibri"/>
      <w:b/>
      <w:bCs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49C4ABC-CB92-4691-A817-34939696CC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10</Pages>
  <Words>431</Words>
  <Characters>2462</Characters>
  <Application>Microsoft Office Word</Application>
  <DocSecurity>0</DocSecurity>
  <Lines>20</Lines>
  <Paragraphs>5</Paragraphs>
  <ScaleCrop>false</ScaleCrop>
  <Company/>
  <LinksUpToDate>false</LinksUpToDate>
  <CharactersWithSpaces>2888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App、公众号、轻应用和WAP网站的区别</dc:title>
  <dc:creator>微软用户</dc:creator>
  <cp:lastModifiedBy>陈天华</cp:lastModifiedBy>
  <cp:revision>141</cp:revision>
  <dcterms:created xsi:type="dcterms:W3CDTF">2014-05-08T08:23:00Z</dcterms:created>
  <dcterms:modified xsi:type="dcterms:W3CDTF">2014-05-26T06:57:00Z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2052-9.1.0.4555</vt:lpwstr>
  </property>
</Properties>
</file>